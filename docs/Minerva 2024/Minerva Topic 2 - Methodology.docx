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ink/ink1.xml" ContentType="application/inkml+xml"/>
  <Override PartName="/word/ink/ink2.xml" ContentType="application/inkml+xml"/>
  <Override PartName="/word/ink/ink3.xml" ContentType="application/inkml+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4B724E" w14:textId="035B7CBB" w:rsidR="0050545F" w:rsidRDefault="0050545F" w:rsidP="0050545F">
      <w:pPr>
        <w:pStyle w:val="Title"/>
      </w:pPr>
      <w:r w:rsidRPr="00C17C63">
        <w:t>“Un”</w:t>
      </w:r>
      <w:r w:rsidR="00956CFD">
        <w:t xml:space="preserve"> </w:t>
      </w:r>
      <w:r w:rsidRPr="00C17C63">
        <w:t>Resilience: Drawing Insights from societal collapse</w:t>
      </w:r>
    </w:p>
    <w:p w14:paraId="288A7D9F" w14:textId="77777777" w:rsidR="0050545F" w:rsidRDefault="0050545F" w:rsidP="0050545F">
      <w:pPr>
        <w:pStyle w:val="Title"/>
      </w:pPr>
    </w:p>
    <w:p w14:paraId="18E275F5" w14:textId="6A62921A" w:rsidR="00A75F6C" w:rsidRDefault="00EC50CB" w:rsidP="00EC50CB">
      <w:pPr>
        <w:pStyle w:val="Heading1"/>
      </w:pPr>
      <w:r>
        <w:t>introduction</w:t>
      </w:r>
    </w:p>
    <w:p w14:paraId="422C2453" w14:textId="73B93140" w:rsidR="00F33EC8" w:rsidRDefault="009E50E0" w:rsidP="009E50E0">
      <w:pPr>
        <w:pStyle w:val="NormalIndent"/>
        <w:ind w:firstLine="0"/>
      </w:pPr>
      <w:r>
        <w:t xml:space="preserve">Despite the extensive literature on resilience, the field often relies on generalized descriptions </w:t>
      </w:r>
      <w:r w:rsidR="00D3491D">
        <w:fldChar w:fldCharType="begin"/>
      </w:r>
      <w:r w:rsidR="002502E0">
        <w:instrText xml:space="preserve"> ADDIN EN.CITE &lt;EndNote&gt;&lt;Cite&gt;&lt;Author&gt;Kirmayer&lt;/Author&gt;&lt;Year&gt;2011&lt;/Year&gt;&lt;RecNum&gt;111&lt;/RecNum&gt;&lt;IDText&gt;Rethinking resilience from indigenous perspectives&lt;/IDText&gt;&lt;DisplayText&gt;(Kirmayer et al., 2011)&lt;/DisplayText&gt;&lt;record&gt;&lt;rec-number&gt;111&lt;/rec-number&gt;&lt;foreign-keys&gt;&lt;key app="EN" db-id="a2xa9fp9trtwaredwwv5asrzdvf55fseadfx" timestamp="1713278632" guid="33a685ef-dbe8-400d-9827-ffdf16d89d53"&gt;111&lt;/key&gt;&lt;/foreign-keys&gt;&lt;ref-type name="Journal Article"&gt;17&lt;/ref-type&gt;&lt;contributors&gt;&lt;authors&gt;&lt;author&gt;Kirmayer, Laurence J&lt;/author&gt;&lt;author&gt;Dandeneau, Stéphane&lt;/author&gt;&lt;author&gt;Marshall, Elizabeth&lt;/author&gt;&lt;author&gt;Phillips, Morgan Kahentonni&lt;/author&gt;&lt;author&gt;Williamson, Karla Jessen&lt;/author&gt;&lt;/authors&gt;&lt;/contributors&gt;&lt;titles&gt;&lt;title&gt;Rethinking resilience from indigenous perspectives&lt;/title&gt;&lt;secondary-title&gt;The Canadian Journal of Psychiatry&lt;/secondary-title&gt;&lt;/titles&gt;&lt;periodical&gt;&lt;full-title&gt;The Canadian Journal of Psychiatry&lt;/full-title&gt;&lt;/periodical&gt;&lt;pages&gt;84-91&lt;/pages&gt;&lt;volume&gt;56&lt;/volume&gt;&lt;number&gt;2&lt;/number&gt;&lt;dates&gt;&lt;year&gt;2011&lt;/year&gt;&lt;/dates&gt;&lt;isbn&gt;0706-7437&lt;/isbn&gt;&lt;urls&gt;&lt;/urls&gt;&lt;/record&gt;&lt;/Cite&gt;&lt;/EndNote&gt;</w:instrText>
      </w:r>
      <w:r w:rsidR="00D3491D">
        <w:fldChar w:fldCharType="separate"/>
      </w:r>
      <w:r w:rsidR="002502E0">
        <w:rPr>
          <w:noProof/>
        </w:rPr>
        <w:t>(Kirmayer et al., 2011)</w:t>
      </w:r>
      <w:r w:rsidR="00D3491D">
        <w:fldChar w:fldCharType="end"/>
      </w:r>
      <w:r>
        <w:t xml:space="preserve">, making it challenging to operationalize and measure resilience </w:t>
      </w:r>
      <w:r w:rsidR="00D3491D">
        <w:fldChar w:fldCharType="begin"/>
      </w:r>
      <w:r w:rsidR="002502E0">
        <w:instrText xml:space="preserve"> ADDIN EN.CITE &lt;EndNote&gt;&lt;Cite&gt;&lt;Author&gt;Copeland&lt;/Author&gt;&lt;Year&gt;2020&lt;/Year&gt;&lt;RecNum&gt;113&lt;/RecNum&gt;&lt;IDText&gt;Measuring social resilience: Trade-offs, challenges and opportunities for indicator models in transforming societies&lt;/IDText&gt;&lt;DisplayText&gt;(Copeland et al., 2020)&lt;/DisplayText&gt;&lt;record&gt;&lt;rec-number&gt;113&lt;/rec-number&gt;&lt;foreign-keys&gt;&lt;key app="EN" db-id="a2xa9fp9trtwaredwwv5asrzdvf55fseadfx" timestamp="1713278632" guid="e5865107-a83d-40c6-9017-d506884e49e9"&gt;113&lt;/key&gt;&lt;/foreign-keys&gt;&lt;ref-type name="Journal Article"&gt;17&lt;/ref-type&gt;&lt;contributors&gt;&lt;authors&gt;&lt;author&gt;Copeland, Samantha&lt;/author&gt;&lt;author&gt;Comes, Tina&lt;/author&gt;&lt;author&gt;Bach, Sylvia&lt;/author&gt;&lt;author&gt;Nagenborg, Michael&lt;/author&gt;&lt;author&gt;Schulte, Yannic&lt;/author&gt;&lt;author&gt;Doorn, Neelke&lt;/author&gt;&lt;/authors&gt;&lt;/contributors&gt;&lt;titles&gt;&lt;title&gt;Measuring social resilience: Trade-offs, challenges and opportunities for indicator models in transforming societies&lt;/title&gt;&lt;secondary-title&gt;International journal of disaster risk reduction&lt;/secondary-title&gt;&lt;/titles&gt;&lt;periodical&gt;&lt;full-title&gt;International journal of disaster risk reduction&lt;/full-title&gt;&lt;/periodical&gt;&lt;pages&gt;101799&lt;/pages&gt;&lt;volume&gt;51&lt;/volume&gt;&lt;dates&gt;&lt;year&gt;2020&lt;/year&gt;&lt;/dates&gt;&lt;isbn&gt;2212-4209&lt;/isbn&gt;&lt;urls&gt;&lt;/urls&gt;&lt;/record&gt;&lt;/Cite&gt;&lt;/EndNote&gt;</w:instrText>
      </w:r>
      <w:r w:rsidR="00D3491D">
        <w:fldChar w:fldCharType="separate"/>
      </w:r>
      <w:r w:rsidR="00B46328">
        <w:rPr>
          <w:noProof/>
        </w:rPr>
        <w:t>(Copeland et al., 2020)</w:t>
      </w:r>
      <w:r w:rsidR="00D3491D">
        <w:fldChar w:fldCharType="end"/>
      </w:r>
      <w:r>
        <w:t>. This difficulty may arise from the inherent challenge of directly observing resilience. When a system efficiently absorbs specific shocks, its observable resilience may be obscured by its absorptive capacity. For instance, if someone contracts COVID-19 but remains asymptomatic, their resilience to the virus remains unobserved and unmeasured.</w:t>
      </w:r>
    </w:p>
    <w:p w14:paraId="7FBD5F6A" w14:textId="77777777" w:rsidR="00781709" w:rsidRDefault="00781709" w:rsidP="009E50E0">
      <w:pPr>
        <w:pStyle w:val="NormalIndent"/>
        <w:ind w:firstLine="0"/>
      </w:pPr>
    </w:p>
    <w:p w14:paraId="6A73200E" w14:textId="17945BB6" w:rsidR="00F33EC8" w:rsidRDefault="009E50E0" w:rsidP="009E50E0">
      <w:pPr>
        <w:pStyle w:val="NormalIndent"/>
        <w:ind w:firstLine="0"/>
      </w:pPr>
      <w:r>
        <w:t xml:space="preserve">Resilience discourse, widely applied across domains </w:t>
      </w:r>
      <w:r w:rsidR="00D3491D">
        <w:fldChar w:fldCharType="begin"/>
      </w:r>
      <w:r w:rsidR="002502E0">
        <w:instrText xml:space="preserve"> ADDIN EN.CITE &lt;EndNote&gt;&lt;Cite&gt;&lt;Author&gt;Luthar&lt;/Author&gt;&lt;Year&gt;2015&lt;/Year&gt;&lt;RecNum&gt;110&lt;/RecNum&gt;&lt;IDText&gt;Resilience in development: A synthesis of research across five decades&lt;/IDText&gt;&lt;DisplayText&gt;(Luthar, 2015)&lt;/DisplayText&gt;&lt;record&gt;&lt;rec-number&gt;110&lt;/rec-number&gt;&lt;foreign-keys&gt;&lt;key app="EN" db-id="a2xa9fp9trtwaredwwv5asrzdvf55fseadfx" timestamp="1713278632" guid="01f7e941-aed1-4b2a-b041-cdbf4c89b61c"&gt;110&lt;/key&gt;&lt;/foreign-keys&gt;&lt;ref-type name="Journal Article"&gt;17&lt;/ref-type&gt;&lt;contributors&gt;&lt;authors&gt;&lt;author&gt;Luthar, Suniya S&lt;/author&gt;&lt;/authors&gt;&lt;/contributors&gt;&lt;titles&gt;&lt;title&gt;Resilience in development: A synthesis of research across five decades&lt;/title&gt;&lt;secondary-title&gt;Developmental psychopathology: Volume three: Risk, disorder, and adaptation&lt;/secondary-title&gt;&lt;/titles&gt;&lt;periodical&gt;&lt;full-title&gt;Developmental psychopathology: Volume three: Risk, disorder, and adaptation&lt;/full-title&gt;&lt;/periodical&gt;&lt;pages&gt;739-795&lt;/pages&gt;&lt;dates&gt;&lt;year&gt;2015&lt;/year&gt;&lt;/dates&gt;&lt;urls&gt;&lt;/urls&gt;&lt;/record&gt;&lt;/Cite&gt;&lt;/EndNote&gt;</w:instrText>
      </w:r>
      <w:r w:rsidR="00D3491D">
        <w:fldChar w:fldCharType="separate"/>
      </w:r>
      <w:r w:rsidR="00B46328">
        <w:rPr>
          <w:noProof/>
        </w:rPr>
        <w:t>(Luthar, 2015)</w:t>
      </w:r>
      <w:r w:rsidR="00D3491D">
        <w:fldChar w:fldCharType="end"/>
      </w:r>
      <w:r>
        <w:t xml:space="preserve">, includes societal resilience defined by communities’ rebound capacity from crises </w:t>
      </w:r>
      <w:r w:rsidR="000442B7">
        <w:fldChar w:fldCharType="begin"/>
      </w:r>
      <w:r w:rsidR="002502E0">
        <w:instrText xml:space="preserve"> ADDIN EN.CITE &lt;EndNote&gt;&lt;Cite&gt;&lt;Author&gt;Fleming&lt;/Author&gt;&lt;Year&gt;2008&lt;/Year&gt;&lt;RecNum&gt;112&lt;/RecNum&gt;&lt;IDText&gt;Resilience, an evolving concept: A review of literature relevant to Aboriginal research&lt;/IDText&gt;&lt;DisplayText&gt;(Fleming &amp;amp; Ledogar, 2008)&lt;/DisplayText&gt;&lt;record&gt;&lt;rec-number&gt;112&lt;/rec-number&gt;&lt;foreign-keys&gt;&lt;key app="EN" db-id="a2xa9fp9trtwaredwwv5asrzdvf55fseadfx" timestamp="1713278632" guid="c54b1406-5d94-41e9-aff6-8796e00fbaff"&gt;112&lt;/key&gt;&lt;/foreign-keys&gt;&lt;ref-type name="Journal Article"&gt;17&lt;/ref-type&gt;&lt;contributors&gt;&lt;authors&gt;&lt;author&gt;Fleming, John&lt;/author&gt;&lt;author&gt;Ledogar, Robert J&lt;/author&gt;&lt;/authors&gt;&lt;/contributors&gt;&lt;titles&gt;&lt;title&gt;Resilience, an evolving concept: A review of literature relevant to Aboriginal research&lt;/title&gt;&lt;secondary-title&gt;Pimatisiwin&lt;/secondary-title&gt;&lt;/titles&gt;&lt;periodical&gt;&lt;full-title&gt;Pimatisiwin&lt;/full-title&gt;&lt;/periodical&gt;&lt;pages&gt;7&lt;/pages&gt;&lt;volume&gt;6&lt;/volume&gt;&lt;number&gt;2&lt;/number&gt;&lt;dates&gt;&lt;year&gt;2008&lt;/year&gt;&lt;/dates&gt;&lt;urls&gt;&lt;/urls&gt;&lt;/record&gt;&lt;/Cite&gt;&lt;/EndNote&gt;</w:instrText>
      </w:r>
      <w:r w:rsidR="000442B7">
        <w:fldChar w:fldCharType="separate"/>
      </w:r>
      <w:r w:rsidR="00B46328">
        <w:rPr>
          <w:noProof/>
        </w:rPr>
        <w:t>(Fleming &amp; Ledogar, 2008)</w:t>
      </w:r>
      <w:r w:rsidR="000442B7">
        <w:fldChar w:fldCharType="end"/>
      </w:r>
      <w:r>
        <w:t>, encompassing resistance, recovery, and creativity</w:t>
      </w:r>
      <w:r w:rsidR="00786B82">
        <w:t xml:space="preserve"> </w:t>
      </w:r>
      <w:r w:rsidR="00786B82">
        <w:fldChar w:fldCharType="begin"/>
      </w:r>
      <w:r w:rsidR="002502E0">
        <w:instrText xml:space="preserve"> ADDIN EN.CITE &lt;EndNote&gt;&lt;Cite&gt;&lt;Author&gt;Maguire&lt;/Author&gt;&lt;Year&gt;2007&lt;/Year&gt;&lt;RecNum&gt;109&lt;/RecNum&gt;&lt;IDText&gt;Disasters and communities: Understanding social resilience&lt;/IDText&gt;&lt;DisplayText&gt;(Maguire &amp;amp; Hagan, 2007)&lt;/DisplayText&gt;&lt;record&gt;&lt;rec-number&gt;109&lt;/rec-number&gt;&lt;foreign-keys&gt;&lt;key app="EN" db-id="a2xa9fp9trtwaredwwv5asrzdvf55fseadfx" timestamp="1713278632" guid="cee3de35-8fe0-4f08-a436-bd168f28a3b5"&gt;109&lt;/key&gt;&lt;/foreign-keys&gt;&lt;ref-type name="Journal Article"&gt;17&lt;/ref-type&gt;&lt;contributors&gt;&lt;authors&gt;&lt;author&gt;Maguire, Brigit&lt;/author&gt;&lt;author&gt;Hagan, Patrick&lt;/author&gt;&lt;/authors&gt;&lt;/contributors&gt;&lt;titles&gt;&lt;title&gt;Disasters and communities: Understanding social resilience&lt;/title&gt;&lt;secondary-title&gt;Australian Journal of Emergency Management, The&lt;/secondary-title&gt;&lt;/titles&gt;&lt;periodical&gt;&lt;full-title&gt;Australian Journal of Emergency Management, The&lt;/full-title&gt;&lt;/periodical&gt;&lt;pages&gt;16-20&lt;/pages&gt;&lt;volume&gt;22&lt;/volume&gt;&lt;number&gt;2&lt;/number&gt;&lt;dates&gt;&lt;year&gt;2007&lt;/year&gt;&lt;/dates&gt;&lt;isbn&gt;1324-1540&lt;/isbn&gt;&lt;urls&gt;&lt;/urls&gt;&lt;/record&gt;&lt;/Cite&gt;&lt;/EndNote&gt;</w:instrText>
      </w:r>
      <w:r w:rsidR="00786B82">
        <w:fldChar w:fldCharType="separate"/>
      </w:r>
      <w:r w:rsidR="00B46328">
        <w:rPr>
          <w:noProof/>
        </w:rPr>
        <w:t>(Maguire &amp; Hagan, 2007)</w:t>
      </w:r>
      <w:r w:rsidR="00786B82">
        <w:fldChar w:fldCharType="end"/>
      </w:r>
      <w:r>
        <w:t>. Scholars delineate social resilience into coping, adaptive, and transformative capacities</w:t>
      </w:r>
      <w:r w:rsidR="002502E0">
        <w:t>.</w:t>
      </w:r>
      <w:r>
        <w:t xml:space="preserve"> </w:t>
      </w:r>
      <w:r w:rsidR="00786B82">
        <w:fldChar w:fldCharType="begin"/>
      </w:r>
      <w:r w:rsidR="002502E0">
        <w:instrText xml:space="preserve"> ADDIN EN.CITE &lt;EndNote&gt;&lt;Cite&gt;&lt;Author&gt;Keck&lt;/Author&gt;&lt;Year&gt;2013&lt;/Year&gt;&lt;RecNum&gt;114&lt;/RecNum&gt;&lt;IDText&gt;What is social resilience? Lessons learned and ways forward&lt;/IDText&gt;&lt;DisplayText&gt;(Keck &amp;amp; Sakdapolrak, 2013)&lt;/DisplayText&gt;&lt;record&gt;&lt;rec-number&gt;114&lt;/rec-number&gt;&lt;foreign-keys&gt;&lt;key app="EN" db-id="a2xa9fp9trtwaredwwv5asrzdvf55fseadfx" timestamp="1713278632" guid="5b3c90b4-2061-492b-89a2-0f2af35d2f1f"&gt;114&lt;/key&gt;&lt;/foreign-keys&gt;&lt;ref-type name="Journal Article"&gt;17&lt;/ref-type&gt;&lt;contributors&gt;&lt;authors&gt;&lt;author&gt;Keck, Markus&lt;/author&gt;&lt;author&gt;Sakdapolrak, Patrick&lt;/author&gt;&lt;/authors&gt;&lt;/contributors&gt;&lt;titles&gt;&lt;title&gt;What is social resilience? Lessons learned and ways forward&lt;/title&gt;&lt;secondary-title&gt;Erdkunde&lt;/secondary-title&gt;&lt;/titles&gt;&lt;periodical&gt;&lt;full-title&gt;Erdkunde&lt;/full-title&gt;&lt;/periodical&gt;&lt;pages&gt;5-19&lt;/pages&gt;&lt;dates&gt;&lt;year&gt;2013&lt;/year&gt;&lt;/dates&gt;&lt;isbn&gt;0014-0015&lt;/isbn&gt;&lt;urls&gt;&lt;/urls&gt;&lt;/record&gt;&lt;/Cite&gt;&lt;/EndNote&gt;</w:instrText>
      </w:r>
      <w:r w:rsidR="00786B82">
        <w:fldChar w:fldCharType="separate"/>
      </w:r>
      <w:r w:rsidR="00B46328">
        <w:rPr>
          <w:noProof/>
        </w:rPr>
        <w:t>(Keck &amp; Sakdapolrak, 2013)</w:t>
      </w:r>
      <w:r w:rsidR="00786B82">
        <w:fldChar w:fldCharType="end"/>
      </w:r>
      <w:r>
        <w:t xml:space="preserve">. Essential for navigating challenges like climate change and urban expansion, quality of life indicators are crucial for a society’s ability to navigate uncertainty and adapt to shocks </w:t>
      </w:r>
      <w:r w:rsidR="00786B82">
        <w:fldChar w:fldCharType="begin"/>
      </w:r>
      <w:r w:rsidR="002502E0">
        <w:instrText xml:space="preserve"> ADDIN EN.CITE &lt;EndNote&gt;&lt;Cite&gt;&lt;Author&gt;Broch&lt;/Author&gt;&lt;Year&gt;2013&lt;/Year&gt;&lt;RecNum&gt;115&lt;/RecNum&gt;&lt;IDText&gt;Social resilience-local responses to changes in social and natural environments&lt;/IDText&gt;&lt;DisplayText&gt;(Broch, 2013)&lt;/DisplayText&gt;&lt;record&gt;&lt;rec-number&gt;115&lt;/rec-number&gt;&lt;foreign-keys&gt;&lt;key app="EN" db-id="a2xa9fp9trtwaredwwv5asrzdvf55fseadfx" timestamp="1713278633" guid="4806cd5b-2c87-4740-a0a5-56d4d5762f5a"&gt;115&lt;/key&gt;&lt;/foreign-keys&gt;&lt;ref-type name="Journal Article"&gt;17&lt;/ref-type&gt;&lt;contributors&gt;&lt;authors&gt;&lt;author&gt;Broch, Harald Beyer&lt;/author&gt;&lt;/authors&gt;&lt;/contributors&gt;&lt;titles&gt;&lt;title&gt;Social resilience-local responses to changes in social and natural environments&lt;/title&gt;&lt;secondary-title&gt;Maritime Studies&lt;/secondary-title&gt;&lt;/titles&gt;&lt;periodical&gt;&lt;full-title&gt;Maritime Studies&lt;/full-title&gt;&lt;/periodical&gt;&lt;pages&gt;6&lt;/pages&gt;&lt;volume&gt;12&lt;/volume&gt;&lt;number&gt;1&lt;/number&gt;&lt;dates&gt;&lt;year&gt;2013&lt;/year&gt;&lt;/dates&gt;&lt;isbn&gt;2212-9790&lt;/isbn&gt;&lt;urls&gt;&lt;/urls&gt;&lt;/record&gt;&lt;/Cite&gt;&lt;/EndNote&gt;</w:instrText>
      </w:r>
      <w:r w:rsidR="00786B82">
        <w:fldChar w:fldCharType="separate"/>
      </w:r>
      <w:r w:rsidR="00B46328">
        <w:rPr>
          <w:noProof/>
        </w:rPr>
        <w:t>(Broch, 2013)</w:t>
      </w:r>
      <w:r w:rsidR="00786B82">
        <w:fldChar w:fldCharType="end"/>
      </w:r>
      <w:r>
        <w:t>. However, resilience assumptions include linearity, distinct “stages” of absorption and recover, and “direct” system properties, with consensus on resilience definitions. While the core idea of resilience remains—bouncing back from stress or shock</w:t>
      </w:r>
      <w:r w:rsidR="00110AD0">
        <w:t xml:space="preserve"> </w:t>
      </w:r>
      <w:r w:rsidR="00110AD0">
        <w:fldChar w:fldCharType="begin"/>
      </w:r>
      <w:r w:rsidR="002502E0">
        <w:instrText xml:space="preserve"> ADDIN EN.CITE &lt;EndNote&gt;&lt;Cite&gt;&lt;Author&gt;Fleming&lt;/Author&gt;&lt;Year&gt;2008&lt;/Year&gt;&lt;RecNum&gt;112&lt;/RecNum&gt;&lt;IDText&gt;Resilience, an evolving concept: A review of literature relevant to Aboriginal research&lt;/IDText&gt;&lt;DisplayText&gt;(Fleming &amp;amp; Ledogar, 2008)&lt;/DisplayText&gt;&lt;record&gt;&lt;rec-number&gt;112&lt;/rec-number&gt;&lt;foreign-keys&gt;&lt;key app="EN" db-id="a2xa9fp9trtwaredwwv5asrzdvf55fseadfx" timestamp="1713278632" guid="c54b1406-5d94-41e9-aff6-8796e00fbaff"&gt;112&lt;/key&gt;&lt;/foreign-keys&gt;&lt;ref-type name="Journal Article"&gt;17&lt;/ref-type&gt;&lt;contributors&gt;&lt;authors&gt;&lt;author&gt;Fleming, John&lt;/author&gt;&lt;author&gt;Ledogar, Robert J&lt;/author&gt;&lt;/authors&gt;&lt;/contributors&gt;&lt;titles&gt;&lt;title&gt;Resilience, an evolving concept: A review of literature relevant to Aboriginal research&lt;/title&gt;&lt;secondary-title&gt;Pimatisiwin&lt;/secondary-title&gt;&lt;/titles&gt;&lt;periodical&gt;&lt;full-title&gt;Pimatisiwin&lt;/full-title&gt;&lt;/periodical&gt;&lt;pages&gt;7&lt;/pages&gt;&lt;volume&gt;6&lt;/volume&gt;&lt;number&gt;2&lt;/number&gt;&lt;dates&gt;&lt;year&gt;2008&lt;/year&gt;&lt;/dates&gt;&lt;urls&gt;&lt;/urls&gt;&lt;/record&gt;&lt;/Cite&gt;&lt;/EndNote&gt;</w:instrText>
      </w:r>
      <w:r w:rsidR="00110AD0">
        <w:fldChar w:fldCharType="separate"/>
      </w:r>
      <w:r w:rsidR="00B46328">
        <w:rPr>
          <w:noProof/>
        </w:rPr>
        <w:t>(Fleming &amp; Ledogar, 2008)</w:t>
      </w:r>
      <w:r w:rsidR="00110AD0">
        <w:fldChar w:fldCharType="end"/>
      </w:r>
      <w:r w:rsidR="00110AD0">
        <w:t xml:space="preserve"> </w:t>
      </w:r>
      <w:r>
        <w:t xml:space="preserve">–varied perspectives challenge the identification of new contributions, requiring reconciliation. </w:t>
      </w:r>
    </w:p>
    <w:p w14:paraId="37EE20EB" w14:textId="77777777" w:rsidR="00781709" w:rsidRDefault="00781709" w:rsidP="009E50E0">
      <w:pPr>
        <w:pStyle w:val="NormalIndent"/>
        <w:ind w:firstLine="0"/>
      </w:pPr>
    </w:p>
    <w:p w14:paraId="16D64D43" w14:textId="1B1B2A02" w:rsidR="008E2067" w:rsidRDefault="009E50E0" w:rsidP="009E50E0">
      <w:pPr>
        <w:pStyle w:val="NormalIndent"/>
        <w:ind w:firstLine="0"/>
      </w:pPr>
      <w:r>
        <w:t xml:space="preserve">Amid debates on identifying new contributions, a shift toward studying collapse emerges as an alternative perspective to understand societal responses to shocks. The ability to observe “collapse” opens new doors to look at a diversity of shock types—including financial, ecological, natural disasters, human displacement, and other socio-ecological disasters—of varying degrees and intersecting with one another to measure the collapse of society (even low-levels of “collapse,” meaning certain subsystems but not others). </w:t>
      </w:r>
    </w:p>
    <w:p w14:paraId="6E200DAC" w14:textId="7C5EB600" w:rsidR="00D66093" w:rsidRDefault="009E50E0" w:rsidP="00C57753">
      <w:pPr>
        <w:pStyle w:val="NormalIndent"/>
        <w:ind w:firstLine="0"/>
      </w:pPr>
      <w:r>
        <w:t>Peterson posits, “Collapse is the shadow of resilience</w:t>
      </w:r>
      <w:r w:rsidR="00BE7C43">
        <w:t>;</w:t>
      </w:r>
      <w:r w:rsidR="00412E6E">
        <w:t xml:space="preserve"> consequently,</w:t>
      </w:r>
      <w:r>
        <w:t xml:space="preserve"> studying collapse is indirectly the study of what makes a system resilient” </w:t>
      </w:r>
      <w:r w:rsidR="00B769CF">
        <w:fldChar w:fldCharType="begin"/>
      </w:r>
      <w:r w:rsidR="002502E0">
        <w:instrText xml:space="preserve"> ADDIN EN.CITE &lt;EndNote&gt;&lt;Cite&gt;&lt;Year&gt;2018&lt;/Year&gt;&lt;RecNum&gt;116&lt;/RecNum&gt;&lt;IDText&gt;Understanding Collapse, in Stockholm Resilience Centre - Research.&lt;/IDText&gt;&lt;DisplayText&gt;(&lt;style face="italic"&gt;Understanding Collapse, in Stockholm Resilience Centre - Research.&lt;/style&gt;, 2018)&lt;/DisplayText&gt;&lt;record&gt;&lt;rec-number&gt;116&lt;/rec-number&gt;&lt;foreign-keys&gt;&lt;key app="EN" db-id="a2xa9fp9trtwaredwwv5asrzdvf55fseadfx" timestamp="1713278633" guid="2b463b0d-2f3e-4db0-9f7d-360568b81a97"&gt;116&lt;/key&gt;&lt;/foreign-keys&gt;&lt;ref-type name="Web Page"&gt;12&lt;/ref-type&gt;&lt;contributors&gt;&lt;/contributors&gt;&lt;titles&gt;&lt;title&gt;Understanding Collapse, in Stockholm Resilience Centre - Research.&lt;/title&gt;&lt;/titles&gt;&lt;dates&gt;&lt;year&gt;2018&lt;/year&gt;&lt;/dates&gt;&lt;pub-location&gt;Stockholm Resilience Center&lt;/pub-location&gt;&lt;urls&gt;&lt;/urls&gt;&lt;/record&gt;&lt;/Cite&gt;&lt;/EndNote&gt;</w:instrText>
      </w:r>
      <w:r w:rsidR="00B769CF">
        <w:fldChar w:fldCharType="separate"/>
      </w:r>
      <w:r w:rsidR="00B46328">
        <w:rPr>
          <w:noProof/>
        </w:rPr>
        <w:t>(</w:t>
      </w:r>
      <w:r w:rsidR="00B46328" w:rsidRPr="00B46328">
        <w:rPr>
          <w:i/>
          <w:noProof/>
        </w:rPr>
        <w:t>Understanding Collapse, in Stockholm Resilience Centre - Research.</w:t>
      </w:r>
      <w:r w:rsidR="00B46328">
        <w:rPr>
          <w:noProof/>
        </w:rPr>
        <w:t>, 2018)</w:t>
      </w:r>
      <w:r w:rsidR="00B769CF">
        <w:fldChar w:fldCharType="end"/>
      </w:r>
      <w:r>
        <w:t>. In this project, we propose to study the collapse of a society, which is observable through criteria established by Cumming and Peterson</w:t>
      </w:r>
      <w:r w:rsidR="002C5B09">
        <w:t xml:space="preserve"> </w:t>
      </w:r>
      <w:r w:rsidR="002C5B09">
        <w:fldChar w:fldCharType="begin"/>
      </w:r>
      <w:r w:rsidR="002502E0">
        <w:instrText xml:space="preserve"> ADDIN EN.CITE &lt;EndNote&gt;&lt;Cite ExcludeAuth="1"&gt;&lt;Author&gt;Cumming&lt;/Author&gt;&lt;Year&gt;2017&lt;/Year&gt;&lt;RecNum&gt;89&lt;/RecNum&gt;&lt;IDText&gt;Unifying research on social–ecological resilience and collapse&lt;/IDText&gt;&lt;DisplayText&gt;(2017)&lt;/DisplayText&gt;&lt;record&gt;&lt;rec-number&gt;89&lt;/rec-number&gt;&lt;foreign-keys&gt;&lt;key app="EN" db-id="a2xa9fp9trtwaredwwv5asrzdvf55fseadfx" timestamp="1713278629" guid="818d288a-340c-4a29-b8a2-e3f0b810f2b7"&gt;89&lt;/key&gt;&lt;/foreign-keys&gt;&lt;ref-type name="Journal Article"&gt;17&lt;/ref-type&gt;&lt;contributors&gt;&lt;authors&gt;&lt;author&gt;Cumming, Graeme S&lt;/author&gt;&lt;author&gt;Peterson, Garry D&lt;/author&gt;&lt;/authors&gt;&lt;/contributors&gt;&lt;titles&gt;&lt;title&gt;Unifying research on social–ecological resilience and collapse&lt;/title&gt;&lt;secondary-title&gt;Trends in ecology &amp;amp; evolution&lt;/secondary-title&gt;&lt;/titles&gt;&lt;periodical&gt;&lt;full-title&gt;Trends in ecology &amp;amp; evolution&lt;/full-title&gt;&lt;/periodical&gt;&lt;pages&gt;695-713&lt;/pages&gt;&lt;volume&gt;32&lt;/volume&gt;&lt;number&gt;9&lt;/number&gt;&lt;dates&gt;&lt;year&gt;2017&lt;/year&gt;&lt;/dates&gt;&lt;isbn&gt;0169-5347&lt;/isbn&gt;&lt;urls&gt;&lt;/urls&gt;&lt;/record&gt;&lt;/Cite&gt;&lt;/EndNote&gt;</w:instrText>
      </w:r>
      <w:r w:rsidR="002C5B09">
        <w:fldChar w:fldCharType="separate"/>
      </w:r>
      <w:r w:rsidR="00B46328">
        <w:rPr>
          <w:noProof/>
        </w:rPr>
        <w:t>(2017)</w:t>
      </w:r>
      <w:r w:rsidR="002C5B09">
        <w:fldChar w:fldCharType="end"/>
      </w:r>
      <w:r>
        <w:t>, as a way to infer the typology of shocks that lead to collapse (observable) or resilience (potentially unobservable). While it might also be difficult to observe societal “collapse,” we rely on a proxy for identifying candidate global events by using perceived societal crises through news coverage.</w:t>
      </w:r>
    </w:p>
    <w:p w14:paraId="3822A747" w14:textId="77777777" w:rsidR="001F6E19" w:rsidRDefault="001F6E19" w:rsidP="00C57753">
      <w:pPr>
        <w:pStyle w:val="NormalIndent"/>
        <w:ind w:firstLine="0"/>
      </w:pPr>
    </w:p>
    <w:p w14:paraId="193ACB5C" w14:textId="50CC3A27" w:rsidR="002F7A08" w:rsidRDefault="002F7A08" w:rsidP="002F7A08">
      <w:pPr>
        <w:pStyle w:val="NormalIndent"/>
        <w:ind w:firstLine="0"/>
      </w:pPr>
      <w:r>
        <w:t>For decades, scholars have focused on studying socio-ecological collapse, emphasizing that “collapse” does</w:t>
      </w:r>
      <w:r w:rsidR="00913EC4">
        <w:t xml:space="preserve"> not</w:t>
      </w:r>
      <w:r>
        <w:t xml:space="preserve"> imply dark, apocalyptic events. Debates exist on “how much and what kind of change constitutes collapse,” but criteria have been developed to systematically observe it </w:t>
      </w:r>
      <w:r w:rsidR="00412E6E">
        <w:fldChar w:fldCharType="begin"/>
      </w:r>
      <w:r w:rsidR="002502E0">
        <w:instrText xml:space="preserve"> ADDIN EN.CITE &lt;EndNote&gt;&lt;Cite&gt;&lt;Author&gt;Cumming&lt;/Author&gt;&lt;Year&gt;2017&lt;/Year&gt;&lt;RecNum&gt;89&lt;/RecNum&gt;&lt;IDText&gt;Unifying research on social–ecological resilience and collapse&lt;/IDText&gt;&lt;DisplayText&gt;(Cumming &amp;amp; Peterson, 2017)&lt;/DisplayText&gt;&lt;record&gt;&lt;rec-number&gt;89&lt;/rec-number&gt;&lt;foreign-keys&gt;&lt;key app="EN" db-id="a2xa9fp9trtwaredwwv5asrzdvf55fseadfx" timestamp="1713278629" guid="818d288a-340c-4a29-b8a2-e3f0b810f2b7"&gt;89&lt;/key&gt;&lt;/foreign-keys&gt;&lt;ref-type name="Journal Article"&gt;17&lt;/ref-type&gt;&lt;contributors&gt;&lt;authors&gt;&lt;author&gt;Cumming, Graeme S&lt;/author&gt;&lt;author&gt;Peterson, Garry D&lt;/author&gt;&lt;/authors&gt;&lt;/contributors&gt;&lt;titles&gt;&lt;title&gt;Unifying research on social–ecological resilience and collapse&lt;/title&gt;&lt;secondary-title&gt;Trends in ecology &amp;amp; evolution&lt;/secondary-title&gt;&lt;/titles&gt;&lt;periodical&gt;&lt;full-title&gt;Trends in ecology &amp;amp; evolution&lt;/full-title&gt;&lt;/periodical&gt;&lt;pages&gt;695-713&lt;/pages&gt;&lt;volume&gt;32&lt;/volume&gt;&lt;number&gt;9&lt;/number&gt;&lt;dates&gt;&lt;year&gt;2017&lt;/year&gt;&lt;/dates&gt;&lt;isbn&gt;0169-5347&lt;/isbn&gt;&lt;urls&gt;&lt;/urls&gt;&lt;/record&gt;&lt;/Cite&gt;&lt;/EndNote&gt;</w:instrText>
      </w:r>
      <w:r w:rsidR="00412E6E">
        <w:fldChar w:fldCharType="separate"/>
      </w:r>
      <w:r w:rsidR="00B46328">
        <w:rPr>
          <w:noProof/>
        </w:rPr>
        <w:t>(Cumming &amp; Peterson, 2017)</w:t>
      </w:r>
      <w:r w:rsidR="00412E6E">
        <w:fldChar w:fldCharType="end"/>
      </w:r>
      <w:r>
        <w:t>. Cumming and Peterson explain, “Collapse and resilience are two sides of the same coin; collapse occurs when resilience is lost, and resilient systems are less likely to collapse”</w:t>
      </w:r>
      <w:r w:rsidR="00B46328" w:rsidRPr="00B46328">
        <w:t xml:space="preserve"> </w:t>
      </w:r>
      <w:r w:rsidR="00B46328">
        <w:fldChar w:fldCharType="begin"/>
      </w:r>
      <w:r w:rsidR="002502E0">
        <w:instrText xml:space="preserve"> ADDIN EN.CITE &lt;EndNote&gt;&lt;Cite&gt;&lt;Author&gt;Cumming&lt;/Author&gt;&lt;Year&gt;2017&lt;/Year&gt;&lt;RecNum&gt;89&lt;/RecNum&gt;&lt;IDText&gt;Unifying research on social–ecological resilience and collapse&lt;/IDText&gt;&lt;DisplayText&gt;(Cumming &amp;amp; Peterson, 2017)&lt;/DisplayText&gt;&lt;record&gt;&lt;rec-number&gt;89&lt;/rec-number&gt;&lt;foreign-keys&gt;&lt;key app="EN" db-id="a2xa9fp9trtwaredwwv5asrzdvf55fseadfx" timestamp="1713278629" guid="818d288a-340c-4a29-b8a2-e3f0b810f2b7"&gt;89&lt;/key&gt;&lt;/foreign-keys&gt;&lt;ref-type name="Journal Article"&gt;17&lt;/ref-type&gt;&lt;contributors&gt;&lt;authors&gt;&lt;author&gt;Cumming, Graeme S&lt;/author&gt;&lt;author&gt;Peterson, Garry D&lt;/author&gt;&lt;/authors&gt;&lt;/contributors&gt;&lt;titles&gt;&lt;title&gt;Unifying research on social–ecological resilience and collapse&lt;/title&gt;&lt;secondary-title&gt;Trends in ecology &amp;amp; evolution&lt;/secondary-title&gt;&lt;/titles&gt;&lt;periodical&gt;&lt;full-title&gt;Trends in ecology &amp;amp; evolution&lt;/full-title&gt;&lt;/periodical&gt;&lt;pages&gt;695-713&lt;/pages&gt;&lt;volume&gt;32&lt;/volume&gt;&lt;number&gt;9&lt;/number&gt;&lt;dates&gt;&lt;year&gt;2017&lt;/year&gt;&lt;/dates&gt;&lt;isbn&gt;0169-5347&lt;/isbn&gt;&lt;urls&gt;&lt;/urls&gt;&lt;/record&gt;&lt;/Cite&gt;&lt;/EndNote&gt;</w:instrText>
      </w:r>
      <w:r w:rsidR="00B46328">
        <w:fldChar w:fldCharType="separate"/>
      </w:r>
      <w:r w:rsidR="00B46328">
        <w:rPr>
          <w:noProof/>
        </w:rPr>
        <w:t>(Cumming &amp; Peterson, 2017)</w:t>
      </w:r>
      <w:r w:rsidR="00B46328">
        <w:fldChar w:fldCharType="end"/>
      </w:r>
      <w:r>
        <w:t xml:space="preserve">. The four criteria to identify societal collapse are socio-ecological systems losing service or identity, rapid loss of system identity, significant capital loss, and enduring impacts </w:t>
      </w:r>
      <w:r w:rsidR="00412E6E">
        <w:fldChar w:fldCharType="begin"/>
      </w:r>
      <w:r w:rsidR="002502E0">
        <w:instrText xml:space="preserve"> ADDIN EN.CITE &lt;EndNote&gt;&lt;Cite&gt;&lt;Author&gt;Cumming&lt;/Author&gt;&lt;Year&gt;2017&lt;/Year&gt;&lt;RecNum&gt;89&lt;/RecNum&gt;&lt;IDText&gt;Unifying research on social–ecological resilience and collapse&lt;/IDText&gt;&lt;DisplayText&gt;(Cumming &amp;amp; Peterson, 2017)&lt;/DisplayText&gt;&lt;record&gt;&lt;rec-number&gt;89&lt;/rec-number&gt;&lt;foreign-keys&gt;&lt;key app="EN" db-id="a2xa9fp9trtwaredwwv5asrzdvf55fseadfx" timestamp="1713278629" guid="818d288a-340c-4a29-b8a2-e3f0b810f2b7"&gt;89&lt;/key&gt;&lt;/foreign-keys&gt;&lt;ref-type name="Journal Article"&gt;17&lt;/ref-type&gt;&lt;contributors&gt;&lt;authors&gt;&lt;author&gt;Cumming, Graeme S&lt;/author&gt;&lt;author&gt;Peterson, Garry D&lt;/author&gt;&lt;/authors&gt;&lt;/contributors&gt;&lt;titles&gt;&lt;title&gt;Unifying research on social–ecological resilience and collapse&lt;/title&gt;&lt;secondary-title&gt;Trends in ecology &amp;amp; evolution&lt;/secondary-title&gt;&lt;/titles&gt;&lt;periodical&gt;&lt;full-title&gt;Trends in ecology &amp;amp; evolution&lt;/full-title&gt;&lt;/periodical&gt;&lt;pages&gt;695-713&lt;/pages&gt;&lt;volume&gt;32&lt;/volume&gt;&lt;number&gt;9&lt;/number&gt;&lt;dates&gt;&lt;year&gt;2017&lt;/year&gt;&lt;/dates&gt;&lt;isbn&gt;0169-5347&lt;/isbn&gt;&lt;urls&gt;&lt;/urls&gt;&lt;/record&gt;&lt;/Cite&gt;&lt;/EndNote&gt;</w:instrText>
      </w:r>
      <w:r w:rsidR="00412E6E">
        <w:fldChar w:fldCharType="separate"/>
      </w:r>
      <w:r w:rsidR="00B46328">
        <w:rPr>
          <w:noProof/>
        </w:rPr>
        <w:t>(Cumming &amp; Peterson, 2017)</w:t>
      </w:r>
      <w:r w:rsidR="00412E6E">
        <w:fldChar w:fldCharType="end"/>
      </w:r>
      <w:r>
        <w:t>.</w:t>
      </w:r>
    </w:p>
    <w:p w14:paraId="5280CA8C" w14:textId="77777777" w:rsidR="002F7A08" w:rsidRDefault="002F7A08" w:rsidP="00366715">
      <w:pPr>
        <w:pStyle w:val="Title"/>
        <w:jc w:val="both"/>
      </w:pPr>
    </w:p>
    <w:p w14:paraId="2F1F34E8" w14:textId="77777777" w:rsidR="00694D7D" w:rsidRDefault="00577C2F" w:rsidP="00694D7D">
      <w:pPr>
        <w:pStyle w:val="NormalIndent"/>
        <w:ind w:firstLine="0"/>
        <w:rPr>
          <w:snapToGrid/>
          <w:lang w:eastAsia="ko-KR"/>
        </w:rPr>
      </w:pPr>
      <w:r>
        <w:rPr>
          <w:snapToGrid/>
          <w:lang w:eastAsia="ko-KR"/>
        </w:rPr>
        <w:t xml:space="preserve">Based </w:t>
      </w:r>
      <w:r w:rsidR="008A3F31">
        <w:rPr>
          <w:snapToGrid/>
          <w:lang w:eastAsia="ko-KR"/>
        </w:rPr>
        <w:t>on</w:t>
      </w:r>
      <w:r>
        <w:rPr>
          <w:snapToGrid/>
          <w:lang w:eastAsia="ko-KR"/>
        </w:rPr>
        <w:t xml:space="preserve"> the above, </w:t>
      </w:r>
      <w:r w:rsidR="008A3F31">
        <w:rPr>
          <w:snapToGrid/>
          <w:lang w:eastAsia="ko-KR"/>
        </w:rPr>
        <w:t xml:space="preserve">we </w:t>
      </w:r>
      <w:r w:rsidR="00AC6209">
        <w:rPr>
          <w:snapToGrid/>
          <w:lang w:eastAsia="ko-KR"/>
        </w:rPr>
        <w:t>will</w:t>
      </w:r>
      <w:r w:rsidR="008A3F31">
        <w:rPr>
          <w:snapToGrid/>
          <w:lang w:eastAsia="ko-KR"/>
        </w:rPr>
        <w:t xml:space="preserve"> s</w:t>
      </w:r>
      <w:r w:rsidR="00A75F6C">
        <w:rPr>
          <w:snapToGrid/>
          <w:lang w:eastAsia="ko-KR"/>
        </w:rPr>
        <w:t>ystematically measure the public perception of societal collapse using existing data</w:t>
      </w:r>
      <w:r w:rsidR="0050545F">
        <w:rPr>
          <w:snapToGrid/>
          <w:lang w:eastAsia="ko-KR"/>
        </w:rPr>
        <w:t xml:space="preserve"> </w:t>
      </w:r>
      <w:r w:rsidR="00A75F6C">
        <w:rPr>
          <w:snapToGrid/>
          <w:lang w:eastAsia="ko-KR"/>
        </w:rPr>
        <w:t>sources. Employ Natural Language Processing (NLP) and Machine Learning (ML) techniques to</w:t>
      </w:r>
      <w:r w:rsidR="0050545F">
        <w:rPr>
          <w:snapToGrid/>
          <w:lang w:eastAsia="ko-KR"/>
        </w:rPr>
        <w:t xml:space="preserve"> </w:t>
      </w:r>
      <w:r w:rsidR="00A75F6C">
        <w:rPr>
          <w:snapToGrid/>
          <w:lang w:eastAsia="ko-KR"/>
        </w:rPr>
        <w:t>extract insights from news articles contextualized by data collected in surveys and interviews. This</w:t>
      </w:r>
      <w:r w:rsidR="0050545F">
        <w:rPr>
          <w:snapToGrid/>
          <w:lang w:eastAsia="ko-KR"/>
        </w:rPr>
        <w:t xml:space="preserve"> </w:t>
      </w:r>
      <w:r w:rsidR="00A75F6C">
        <w:rPr>
          <w:snapToGrid/>
          <w:lang w:eastAsia="ko-KR"/>
        </w:rPr>
        <w:t>multifaceted approach aims to characterize the interconnections of shock-types. The data will help</w:t>
      </w:r>
      <w:r w:rsidR="0050545F">
        <w:rPr>
          <w:snapToGrid/>
          <w:lang w:eastAsia="ko-KR"/>
        </w:rPr>
        <w:t xml:space="preserve"> </w:t>
      </w:r>
      <w:r w:rsidR="00A75F6C">
        <w:rPr>
          <w:snapToGrid/>
          <w:lang w:eastAsia="ko-KR"/>
        </w:rPr>
        <w:t>to explain perceptions of and propensity for societal collapse. We purposefully avoid studying the</w:t>
      </w:r>
      <w:r w:rsidR="0050545F">
        <w:rPr>
          <w:snapToGrid/>
          <w:lang w:eastAsia="ko-KR"/>
        </w:rPr>
        <w:t xml:space="preserve"> </w:t>
      </w:r>
      <w:r w:rsidR="00A75F6C">
        <w:rPr>
          <w:snapToGrid/>
          <w:lang w:eastAsia="ko-KR"/>
        </w:rPr>
        <w:t xml:space="preserve">system’s specific configuration during </w:t>
      </w:r>
      <w:r w:rsidR="0050545F">
        <w:rPr>
          <w:snapToGrid/>
          <w:lang w:eastAsia="ko-KR"/>
        </w:rPr>
        <w:t>the collapse, focusing instead on high-level failures (e.g., economic system broadly, food systems broadly—not each subsystem's</w:t>
      </w:r>
      <w:r w:rsidR="00A75F6C">
        <w:rPr>
          <w:snapToGrid/>
          <w:lang w:eastAsia="ko-KR"/>
        </w:rPr>
        <w:t xml:space="preserve"> configuration) caused by</w:t>
      </w:r>
      <w:r w:rsidR="0050545F">
        <w:rPr>
          <w:snapToGrid/>
          <w:lang w:eastAsia="ko-KR"/>
        </w:rPr>
        <w:t xml:space="preserve"> </w:t>
      </w:r>
      <w:r w:rsidR="00A75F6C">
        <w:rPr>
          <w:snapToGrid/>
          <w:lang w:eastAsia="ko-KR"/>
        </w:rPr>
        <w:t xml:space="preserve">shocks/stressors. </w:t>
      </w:r>
      <w:r w:rsidR="00A75F6C">
        <w:rPr>
          <w:snapToGrid/>
          <w:lang w:eastAsia="ko-KR"/>
        </w:rPr>
        <w:lastRenderedPageBreak/>
        <w:t>Considering specific factors wouldn’t significantly enhance the state of the art</w:t>
      </w:r>
      <w:r w:rsidR="0050545F">
        <w:rPr>
          <w:snapToGrid/>
          <w:lang w:eastAsia="ko-KR"/>
        </w:rPr>
        <w:t xml:space="preserve"> </w:t>
      </w:r>
      <w:r w:rsidR="00A75F6C">
        <w:rPr>
          <w:snapToGrid/>
          <w:lang w:eastAsia="ko-KR"/>
        </w:rPr>
        <w:t xml:space="preserve">using novel methodologies </w:t>
      </w:r>
      <w:r w:rsidR="0050545F">
        <w:rPr>
          <w:snapToGrid/>
          <w:lang w:eastAsia="ko-KR"/>
        </w:rPr>
        <w:t>toward</w:t>
      </w:r>
      <w:r w:rsidR="00A75F6C">
        <w:rPr>
          <w:snapToGrid/>
          <w:lang w:eastAsia="ko-KR"/>
        </w:rPr>
        <w:t xml:space="preserve"> understanding resilience.</w:t>
      </w:r>
    </w:p>
    <w:p w14:paraId="50F5221B" w14:textId="77777777" w:rsidR="00B93536" w:rsidRDefault="00B93536" w:rsidP="00694D7D">
      <w:pPr>
        <w:pStyle w:val="NormalIndent"/>
        <w:ind w:firstLine="0"/>
        <w:rPr>
          <w:snapToGrid/>
          <w:lang w:eastAsia="ko-KR"/>
        </w:rPr>
      </w:pPr>
    </w:p>
    <w:p w14:paraId="5A0C7E28" w14:textId="77777777" w:rsidR="00B93536" w:rsidRDefault="00B93536" w:rsidP="00694D7D">
      <w:pPr>
        <w:pStyle w:val="NormalIndent"/>
        <w:ind w:firstLine="0"/>
        <w:rPr>
          <w:snapToGrid/>
          <w:lang w:eastAsia="ko-KR"/>
        </w:rPr>
      </w:pPr>
    </w:p>
    <w:p w14:paraId="2F61EB72" w14:textId="77777777" w:rsidR="00B93536" w:rsidRDefault="00B93536" w:rsidP="00694D7D">
      <w:pPr>
        <w:pStyle w:val="NormalIndent"/>
        <w:ind w:firstLine="0"/>
        <w:rPr>
          <w:snapToGrid/>
          <w:lang w:eastAsia="ko-KR"/>
        </w:rPr>
      </w:pPr>
    </w:p>
    <w:p w14:paraId="4926D47D" w14:textId="77777777" w:rsidR="00B93536" w:rsidRPr="00B93536" w:rsidRDefault="00B93536" w:rsidP="00B93536">
      <w:pPr>
        <w:pStyle w:val="NormalIndent"/>
        <w:ind w:firstLine="0"/>
        <w:rPr>
          <w:highlight w:val="yellow"/>
        </w:rPr>
      </w:pPr>
      <w:r w:rsidRPr="00B93536">
        <w:rPr>
          <w:highlight w:val="yellow"/>
        </w:rPr>
        <w:t xml:space="preserve">A </w:t>
      </w:r>
      <w:r w:rsidRPr="00B93536">
        <w:rPr>
          <w:i/>
          <w:highlight w:val="yellow"/>
        </w:rPr>
        <w:t>crisis</w:t>
      </w:r>
      <w:r w:rsidRPr="00B93536">
        <w:rPr>
          <w:highlight w:val="yellow"/>
        </w:rPr>
        <w:t xml:space="preserve"> is an event that could potentially lead to significant harm, and there are three necessary conditions that, taken together, are sufficient for its occurrence: (1) suddenness (sharp nonlinearity), (2) impact on a large population, and (3) significant harm to the well-being of that population within a relatively short period of time </w:t>
      </w:r>
      <w:r w:rsidRPr="00B93536">
        <w:rPr>
          <w:highlight w:val="yellow"/>
        </w:rPr>
        <w:fldChar w:fldCharType="begin"/>
      </w:r>
      <w:r w:rsidRPr="00B93536">
        <w:rPr>
          <w:highlight w:val="yellow"/>
        </w:rPr>
        <w:instrText xml:space="preserve"> ADDIN EN.CITE &lt;EndNote&gt;&lt;Cite&gt;&lt;Author&gt;Homer-Dixon&lt;/Author&gt;&lt;Year&gt;2015&lt;/Year&gt;&lt;RecNum&gt;169&lt;/RecNum&gt;&lt;DisplayText&gt;(Homer-Dixon et al., 2015)&lt;/DisplayText&gt;&lt;record&gt;&lt;rec-number&gt;169&lt;/rec-number&gt;&lt;foreign-keys&gt;&lt;key app="EN" db-id="pfvrwzf9o9fd5bepwfvpardwp2tz9dswadw2" timestamp="1713294848"&gt;169&lt;/key&gt;&lt;/foreign-keys&gt;&lt;ref-type name="Journal Article"&gt;17&lt;/ref-type&gt;&lt;contributors&gt;&lt;authors&gt;&lt;author&gt;Homer-Dixon, Thomas&lt;/author&gt;&lt;author&gt;Walker, Brian&lt;/author&gt;&lt;author&gt;Biggs, Reinette&lt;/author&gt;&lt;author&gt;Crépin, Anne-Sophie&lt;/author&gt;&lt;author&gt;Folke, Carl&lt;/author&gt;&lt;author&gt;Lambin, Eric F.&lt;/author&gt;&lt;author&gt;Peterson, Garry D.&lt;/author&gt;&lt;author&gt;Rockström, Johan&lt;/author&gt;&lt;author&gt;Scheffer, Marten&lt;/author&gt;&lt;author&gt;Steffen, Will&lt;/author&gt;&lt;author&gt;Troell, Max&lt;/author&gt;&lt;/authors&gt;&lt;/contributors&gt;&lt;titles&gt;&lt;title&gt;Synchronous failure: the emerging causal architecture of global crisis&lt;/title&gt;&lt;secondary-title&gt;Ecology and Society&lt;/secondary-title&gt;&lt;/titles&gt;&lt;periodical&gt;&lt;full-title&gt;Ecology and Society&lt;/full-title&gt;&lt;/periodical&gt;&lt;volume&gt;20&lt;/volume&gt;&lt;number&gt;3&lt;/number&gt;&lt;dates&gt;&lt;year&gt;2015&lt;/year&gt;&lt;/dates&gt;&lt;publisher&gt;Resilience Alliance Inc.&lt;/publisher&gt;&lt;isbn&gt;17083087&lt;/isbn&gt;&lt;urls&gt;&lt;related-urls&gt;&lt;url&gt;http://www.jstor.org/stable/26270255&lt;/url&gt;&lt;/related-urls&gt;&lt;/urls&gt;&lt;custom1&gt;Full publication date: Sep 2015&lt;/custom1&gt;&lt;remote-database-name&gt;JSTOR&lt;/remote-database-name&gt;&lt;access-date&gt;2024/04/16/&lt;/access-date&gt;&lt;/record&gt;&lt;/Cite&gt;&lt;/EndNote&gt;</w:instrText>
      </w:r>
      <w:r w:rsidRPr="00B93536">
        <w:rPr>
          <w:highlight w:val="yellow"/>
        </w:rPr>
        <w:fldChar w:fldCharType="separate"/>
      </w:r>
      <w:r w:rsidRPr="00B93536">
        <w:rPr>
          <w:noProof/>
          <w:highlight w:val="yellow"/>
        </w:rPr>
        <w:t>(Homer-Dixon et al., 2015)</w:t>
      </w:r>
      <w:r w:rsidRPr="00B93536">
        <w:rPr>
          <w:highlight w:val="yellow"/>
        </w:rPr>
        <w:fldChar w:fldCharType="end"/>
      </w:r>
      <w:r w:rsidRPr="00B93536">
        <w:rPr>
          <w:highlight w:val="yellow"/>
        </w:rPr>
        <w:t xml:space="preserve">. This definition assumes that the harm is a direct result of the crisis and, therefore, occurs relatively rapidly. It thus does not exclude the possibility that a crisis can precipitate widely beneficial changes in psychological states, social structures, and general well-being over a longer period of time. </w:t>
      </w:r>
    </w:p>
    <w:p w14:paraId="71B2AA7B" w14:textId="77777777" w:rsidR="00B93536" w:rsidRPr="00B93536" w:rsidRDefault="00B93536" w:rsidP="00B93536">
      <w:pPr>
        <w:pStyle w:val="NormalIndent"/>
        <w:ind w:firstLine="0"/>
        <w:rPr>
          <w:sz w:val="24"/>
          <w:szCs w:val="24"/>
          <w:highlight w:val="yellow"/>
        </w:rPr>
      </w:pPr>
    </w:p>
    <w:p w14:paraId="6E43202D" w14:textId="77777777" w:rsidR="00B93536" w:rsidRDefault="00B93536" w:rsidP="00B93536">
      <w:r w:rsidRPr="00B93536">
        <w:rPr>
          <w:highlight w:val="yellow"/>
        </w:rPr>
        <w:t xml:space="preserve">On the other hand, a </w:t>
      </w:r>
      <w:r w:rsidRPr="00B93536">
        <w:rPr>
          <w:i/>
          <w:iCs/>
          <w:highlight w:val="yellow"/>
        </w:rPr>
        <w:t>disaster</w:t>
      </w:r>
      <w:r w:rsidRPr="00B93536">
        <w:rPr>
          <w:highlight w:val="yellow"/>
        </w:rPr>
        <w:t xml:space="preserve"> is defined as a significant disturbance to the operation of a community or society, resulting in extensive human, material, economic, or environmental losses and repercussions </w:t>
      </w:r>
      <w:r w:rsidRPr="00B93536">
        <w:rPr>
          <w:highlight w:val="yellow"/>
        </w:rPr>
        <w:fldChar w:fldCharType="begin"/>
      </w:r>
      <w:r w:rsidRPr="00B93536">
        <w:rPr>
          <w:highlight w:val="yellow"/>
        </w:rPr>
        <w:instrText xml:space="preserve"> ADDIN EN.CITE &lt;EndNote&gt;&lt;Cite&gt;&lt;Author&gt;UNDRR&lt;/Author&gt;&lt;Year&gt;2009&lt;/Year&gt;&lt;RecNum&gt;14&lt;/RecNum&gt;&lt;DisplayText&gt;(UNDRR, 2009)&lt;/DisplayText&gt;&lt;record&gt;&lt;rec-number&gt;14&lt;/rec-number&gt;&lt;foreign-keys&gt;&lt;key app="EN" db-id="xswd2wdacs9tf4ewfauve5addsx2stxsddwe" timestamp="1713321063"&gt;14&lt;/key&gt;&lt;/foreign-keys&gt;&lt;ref-type name="Report"&gt;27&lt;/ref-type&gt;&lt;contributors&gt;&lt;authors&gt;&lt;author&gt;UNDRR&lt;/author&gt;&lt;/authors&gt;&lt;/contributors&gt;&lt;titles&gt;&lt;title&gt;UNISDR terminology on disaster risk reduction&lt;/title&gt;&lt;/titles&gt;&lt;dates&gt;&lt;year&gt;2009&lt;/year&gt;&lt;/dates&gt;&lt;urls&gt;&lt;/urls&gt;&lt;/record&gt;&lt;/Cite&gt;&lt;/EndNote&gt;</w:instrText>
      </w:r>
      <w:r w:rsidRPr="00B93536">
        <w:rPr>
          <w:highlight w:val="yellow"/>
        </w:rPr>
        <w:fldChar w:fldCharType="separate"/>
      </w:r>
      <w:r w:rsidRPr="00B93536">
        <w:rPr>
          <w:highlight w:val="yellow"/>
        </w:rPr>
        <w:t>(UNDRR, 2009)</w:t>
      </w:r>
      <w:r w:rsidRPr="00B93536">
        <w:rPr>
          <w:highlight w:val="yellow"/>
        </w:rPr>
        <w:fldChar w:fldCharType="end"/>
      </w:r>
      <w:r w:rsidRPr="00B93536">
        <w:rPr>
          <w:highlight w:val="yellow"/>
        </w:rPr>
        <w:t xml:space="preserve">.The term "disaster" is thus only applied when there are long term and significant effects on social structures, including loss of life among human beings and destruction of property and related assets </w:t>
      </w:r>
      <w:r w:rsidRPr="00B93536">
        <w:rPr>
          <w:highlight w:val="yellow"/>
        </w:rPr>
        <w:fldChar w:fldCharType="begin"/>
      </w:r>
      <w:r w:rsidRPr="00B93536">
        <w:rPr>
          <w:highlight w:val="yellow"/>
        </w:rPr>
        <w:instrText xml:space="preserve"> ADDIN EN.CITE &lt;EndNote&gt;&lt;Cite&gt;&lt;Author&gt;Aubrecht&lt;/Author&gt;&lt;Year&gt;2013&lt;/Year&gt;&lt;RecNum&gt;15&lt;/RecNum&gt;&lt;DisplayText&gt;(Aubrecht et al., 2013)&lt;/DisplayText&gt;&lt;record&gt;&lt;rec-number&gt;15&lt;/rec-number&gt;&lt;foreign-keys&gt;&lt;key app="EN" db-id="xswd2wdacs9tf4ewfauve5addsx2stxsddwe" timestamp="1713321202"&gt;15&lt;/key&gt;&lt;/foreign-keys&gt;&lt;ref-type name="Journal Article"&gt;17&lt;/ref-type&gt;&lt;contributors&gt;&lt;authors&gt;&lt;author&gt;Aubrecht, Christoph&lt;/author&gt;&lt;author&gt;Fuchs, Sven&lt;/author&gt;&lt;author&gt;Neuhold, Clemens&lt;/author&gt;&lt;/authors&gt;&lt;/contributors&gt;&lt;titles&gt;&lt;title&gt;Spatio-temporal aspects and dimensions in integrated disaster risk management&lt;/title&gt;&lt;secondary-title&gt;Natural Hazards&lt;/secondary-title&gt;&lt;/titles&gt;&lt;periodical&gt;&lt;full-title&gt;Natural Hazards&lt;/full-title&gt;&lt;/periodical&gt;&lt;pages&gt;1205-1216&lt;/pages&gt;&lt;volume&gt;68&lt;/volume&gt;&lt;number&gt;3&lt;/number&gt;&lt;dates&gt;&lt;year&gt;2013&lt;/year&gt;&lt;pub-dates&gt;&lt;date&gt;2013/09/01&lt;/date&gt;&lt;/pub-dates&gt;&lt;/dates&gt;&lt;isbn&gt;1573-0840&lt;/isbn&gt;&lt;urls&gt;&lt;related-urls&gt;&lt;url&gt;https://doi.org/10.1007/s11069-013-0619-9&lt;/url&gt;&lt;/related-urls&gt;&lt;/urls&gt;&lt;electronic-resource-num&gt;10.1007/s11069-013-0619-9&lt;/electronic-resource-num&gt;&lt;/record&gt;&lt;/Cite&gt;&lt;/EndNote&gt;</w:instrText>
      </w:r>
      <w:r w:rsidRPr="00B93536">
        <w:rPr>
          <w:highlight w:val="yellow"/>
        </w:rPr>
        <w:fldChar w:fldCharType="separate"/>
      </w:r>
      <w:r w:rsidRPr="00B93536">
        <w:rPr>
          <w:highlight w:val="yellow"/>
        </w:rPr>
        <w:t>(Aubrecht et al., 2013)</w:t>
      </w:r>
      <w:r w:rsidRPr="00B93536">
        <w:rPr>
          <w:highlight w:val="yellow"/>
        </w:rPr>
        <w:fldChar w:fldCharType="end"/>
      </w:r>
      <w:r w:rsidRPr="00B93536">
        <w:rPr>
          <w:highlight w:val="yellow"/>
        </w:rPr>
        <w:t xml:space="preserve">. For example, the idea of a "natural" disaster suggests that it is triggered by a hazardous event of "natural" origin. However, the effects that ultimately qualify the label of "disaster" are largely the result of socio-economic conditions </w:t>
      </w:r>
      <w:r w:rsidRPr="00B93536">
        <w:rPr>
          <w:highlight w:val="yellow"/>
        </w:rPr>
        <w:fldChar w:fldCharType="begin"/>
      </w:r>
      <w:r w:rsidRPr="00B93536">
        <w:rPr>
          <w:highlight w:val="yellow"/>
        </w:rPr>
        <w:instrText xml:space="preserve"> ADDIN EN.CITE &lt;EndNote&gt;&lt;Cite&gt;&lt;Author&gt;Quarantelli&lt;/Author&gt;&lt;Year&gt;1995&lt;/Year&gt;&lt;RecNum&gt;16&lt;/RecNum&gt;&lt;DisplayText&gt;(Cannon, 2008; Quarantelli, 1995)&lt;/DisplayText&gt;&lt;record&gt;&lt;rec-number&gt;16&lt;/rec-number&gt;&lt;foreign-keys&gt;&lt;key app="EN" db-id="xswd2wdacs9tf4ewfauve5addsx2stxsddwe" timestamp="1713321243"&gt;16&lt;/key&gt;&lt;/foreign-keys&gt;&lt;ref-type name="Journal Article"&gt;17&lt;/ref-type&gt;&lt;contributors&gt;&lt;authors&gt;&lt;author&gt;Quarantelli, E. L.&lt;/author&gt;&lt;/authors&gt;&lt;/contributors&gt;&lt;titles&gt;&lt;title&gt;Editor&amp;apos;s Introduction: What Is a Disaster?&lt;/title&gt;&lt;secondary-title&gt;International Journal of Mass Emergencies &amp;amp; Disasters&lt;/secondary-title&gt;&lt;/titles&gt;&lt;periodical&gt;&lt;full-title&gt;International Journal of Mass Emergencies &amp;amp; Disasters&lt;/full-title&gt;&lt;/periodical&gt;&lt;pages&gt;221-229&lt;/pages&gt;&lt;volume&gt;13&lt;/volume&gt;&lt;number&gt;3&lt;/number&gt;&lt;dates&gt;&lt;year&gt;1995&lt;/year&gt;&lt;pub-dates&gt;&lt;date&gt;1995/11/01&lt;/date&gt;&lt;/pub-dates&gt;&lt;/dates&gt;&lt;publisher&gt;SAGE Publications&lt;/publisher&gt;&lt;isbn&gt;0280-7270&lt;/isbn&gt;&lt;urls&gt;&lt;related-urls&gt;&lt;url&gt;https://doi.org/10.1177/028072709501300301&lt;/url&gt;&lt;/related-urls&gt;&lt;/urls&gt;&lt;electronic-resource-num&gt;10.1177/028072709501300301&lt;/electronic-resource-num&gt;&lt;access-date&gt;2024/04/16&lt;/access-date&gt;&lt;/record&gt;&lt;/Cite&gt;&lt;Cite&gt;&lt;Author&gt;Cannon&lt;/Author&gt;&lt;Year&gt;2008&lt;/Year&gt;&lt;RecNum&gt;17&lt;/RecNum&gt;&lt;record&gt;&lt;rec-number&gt;17&lt;/rec-number&gt;&lt;foreign-keys&gt;&lt;key app="EN" db-id="xswd2wdacs9tf4ewfauve5addsx2stxsddwe" timestamp="1713321273"&gt;17&lt;/key&gt;&lt;/foreign-keys&gt;&lt;ref-type name="Journal Article"&gt;17&lt;/ref-type&gt;&lt;contributors&gt;&lt;authors&gt;&lt;author&gt;Cannon, Terry&lt;/author&gt;&lt;/authors&gt;&lt;/contributors&gt;&lt;titles&gt;&lt;title&gt;Vulnerability,“innocent” disasters and the imperative of cultural understanding&lt;/title&gt;&lt;secondary-title&gt;Disaster Prevention and Management: An International Journal&lt;/secondary-title&gt;&lt;/titles&gt;&lt;periodical&gt;&lt;full-title&gt;Disaster Prevention and Management: An International Journal&lt;/full-title&gt;&lt;/periodical&gt;&lt;pages&gt;350-357&lt;/pages&gt;&lt;volume&gt;17&lt;/volume&gt;&lt;number&gt;3&lt;/number&gt;&lt;dates&gt;&lt;year&gt;2008&lt;/year&gt;&lt;/dates&gt;&lt;isbn&gt;0965-3562&lt;/isbn&gt;&lt;urls&gt;&lt;/urls&gt;&lt;/record&gt;&lt;/Cite&gt;&lt;/EndNote&gt;</w:instrText>
      </w:r>
      <w:r w:rsidRPr="00B93536">
        <w:rPr>
          <w:highlight w:val="yellow"/>
        </w:rPr>
        <w:fldChar w:fldCharType="separate"/>
      </w:r>
      <w:r w:rsidRPr="00B93536">
        <w:rPr>
          <w:highlight w:val="yellow"/>
        </w:rPr>
        <w:t xml:space="preserve">(Cannon, 2008; </w:t>
      </w:r>
      <w:proofErr w:type="spellStart"/>
      <w:r w:rsidRPr="00B93536">
        <w:rPr>
          <w:highlight w:val="yellow"/>
        </w:rPr>
        <w:t>Quarantelli</w:t>
      </w:r>
      <w:proofErr w:type="spellEnd"/>
      <w:r w:rsidRPr="00B93536">
        <w:rPr>
          <w:highlight w:val="yellow"/>
        </w:rPr>
        <w:t>, 1995)</w:t>
      </w:r>
      <w:r w:rsidRPr="00B93536">
        <w:rPr>
          <w:highlight w:val="yellow"/>
        </w:rPr>
        <w:fldChar w:fldCharType="end"/>
      </w:r>
      <w:r w:rsidRPr="00B93536">
        <w:rPr>
          <w:highlight w:val="yellow"/>
        </w:rPr>
        <w:t>.</w:t>
      </w:r>
    </w:p>
    <w:p w14:paraId="3AAE3B54" w14:textId="77777777" w:rsidR="00B93536" w:rsidRDefault="00B93536" w:rsidP="00694D7D">
      <w:pPr>
        <w:pStyle w:val="NormalIndent"/>
        <w:ind w:firstLine="0"/>
        <w:rPr>
          <w:snapToGrid/>
          <w:lang w:eastAsia="ko-KR"/>
        </w:rPr>
      </w:pPr>
    </w:p>
    <w:p w14:paraId="5FDB6645" w14:textId="23B576E7" w:rsidR="00694D7D" w:rsidRDefault="001A3C20" w:rsidP="009F292A">
      <w:pPr>
        <w:pStyle w:val="Heading1"/>
        <w:rPr>
          <w:snapToGrid/>
          <w:lang w:eastAsia="ko-KR"/>
        </w:rPr>
      </w:pPr>
      <w:r>
        <w:rPr>
          <w:snapToGrid/>
          <w:lang w:eastAsia="ko-KR"/>
        </w:rPr>
        <w:t>Literature Review</w:t>
      </w:r>
    </w:p>
    <w:p w14:paraId="56FE10A8" w14:textId="37DFD575" w:rsidR="00F83A80" w:rsidRPr="00F83A80" w:rsidRDefault="00F83A80" w:rsidP="00F83A80">
      <w:pPr>
        <w:rPr>
          <w:lang w:eastAsia="ko-KR"/>
        </w:rPr>
      </w:pPr>
      <w:r w:rsidRPr="00F83A80">
        <w:rPr>
          <w:lang w:eastAsia="ko-KR"/>
        </w:rPr>
        <w:t>"social resilience" AND ( shock OR crisis OR event ) AND NOT ( "mental health" OR pharmaceutical OR aviation )</w:t>
      </w:r>
    </w:p>
    <w:p w14:paraId="5AFFEAE3" w14:textId="7CEC1DF4" w:rsidR="001B2DE3" w:rsidRDefault="007D1EAD" w:rsidP="00E37892">
      <w:pPr>
        <w:rPr>
          <w:rFonts w:eastAsia="Times New Roman"/>
          <w:snapToGrid/>
          <w:sz w:val="24"/>
          <w:szCs w:val="24"/>
        </w:rPr>
      </w:pPr>
      <w:r>
        <w:rPr>
          <w:lang w:eastAsia="ko-KR"/>
        </w:rPr>
        <w:t>Using the query “</w:t>
      </w:r>
      <w:r w:rsidR="00EE038D" w:rsidRPr="00EE038D">
        <w:rPr>
          <w:lang w:eastAsia="ko-KR"/>
        </w:rPr>
        <w:t>social AND resilience AND ( system OR community ) AND ( shock OR crisis OR event )</w:t>
      </w:r>
      <w:r w:rsidR="008B4500">
        <w:rPr>
          <w:lang w:eastAsia="ko-KR"/>
        </w:rPr>
        <w:t>”,</w:t>
      </w:r>
      <w:r w:rsidR="00EE038D">
        <w:rPr>
          <w:lang w:eastAsia="ko-KR"/>
        </w:rPr>
        <w:t xml:space="preserve"> we could extract </w:t>
      </w:r>
      <w:r w:rsidR="00B9041D">
        <w:rPr>
          <w:lang w:eastAsia="ko-KR"/>
        </w:rPr>
        <w:t xml:space="preserve">5,136 </w:t>
      </w:r>
      <w:r w:rsidR="00BC3E19">
        <w:rPr>
          <w:lang w:eastAsia="ko-KR"/>
        </w:rPr>
        <w:t xml:space="preserve">documents </w:t>
      </w:r>
      <w:r w:rsidR="00CA1EA6">
        <w:rPr>
          <w:lang w:eastAsia="ko-KR"/>
        </w:rPr>
        <w:t xml:space="preserve">in </w:t>
      </w:r>
      <w:r w:rsidR="00516A6D">
        <w:rPr>
          <w:lang w:eastAsia="ko-KR"/>
        </w:rPr>
        <w:t>S</w:t>
      </w:r>
      <w:r w:rsidR="00CA1EA6">
        <w:rPr>
          <w:lang w:eastAsia="ko-KR"/>
        </w:rPr>
        <w:t xml:space="preserve">copus. </w:t>
      </w:r>
      <w:r w:rsidR="005811EF">
        <w:rPr>
          <w:lang w:eastAsia="ko-KR"/>
        </w:rPr>
        <w:t>The subject are</w:t>
      </w:r>
      <w:r w:rsidR="00516A6D">
        <w:rPr>
          <w:lang w:eastAsia="ko-KR"/>
        </w:rPr>
        <w:t>as</w:t>
      </w:r>
      <w:r w:rsidR="004C6B47">
        <w:rPr>
          <w:lang w:eastAsia="ko-KR"/>
        </w:rPr>
        <w:t xml:space="preserve"> of the documents</w:t>
      </w:r>
      <w:r w:rsidR="00516A6D">
        <w:rPr>
          <w:lang w:eastAsia="ko-KR"/>
        </w:rPr>
        <w:t xml:space="preserve"> are</w:t>
      </w:r>
      <w:r w:rsidR="00E36C51">
        <w:rPr>
          <w:lang w:eastAsia="ko-KR"/>
        </w:rPr>
        <w:t>:</w:t>
      </w:r>
      <w:r w:rsidR="0046770A">
        <w:rPr>
          <w:lang w:eastAsia="ko-KR"/>
        </w:rPr>
        <w:t xml:space="preserve"> </w:t>
      </w:r>
      <w:r w:rsidR="0046770A" w:rsidRPr="0046770A">
        <w:rPr>
          <w:rFonts w:eastAsia="Times New Roman"/>
          <w:snapToGrid/>
          <w:sz w:val="24"/>
          <w:szCs w:val="24"/>
        </w:rPr>
        <w:t>Social Sciences</w:t>
      </w:r>
      <w:r w:rsidR="0046770A">
        <w:rPr>
          <w:lang w:eastAsia="ko-KR"/>
        </w:rPr>
        <w:t xml:space="preserve"> (</w:t>
      </w:r>
      <w:r w:rsidR="0046770A" w:rsidRPr="0046770A">
        <w:rPr>
          <w:rFonts w:eastAsia="Times New Roman"/>
          <w:snapToGrid/>
          <w:sz w:val="24"/>
          <w:szCs w:val="24"/>
        </w:rPr>
        <w:t>2,037</w:t>
      </w:r>
      <w:r w:rsidR="0046770A">
        <w:rPr>
          <w:rFonts w:eastAsia="Times New Roman"/>
          <w:snapToGrid/>
          <w:sz w:val="24"/>
          <w:szCs w:val="24"/>
        </w:rPr>
        <w:t>)</w:t>
      </w:r>
      <w:r w:rsidR="00450BB5">
        <w:rPr>
          <w:lang w:eastAsia="ko-KR"/>
        </w:rPr>
        <w:t>;</w:t>
      </w:r>
      <w:r w:rsidR="0046770A">
        <w:rPr>
          <w:lang w:eastAsia="ko-KR"/>
        </w:rPr>
        <w:t xml:space="preserve"> </w:t>
      </w:r>
      <w:r w:rsidR="0046770A" w:rsidRPr="0046770A">
        <w:rPr>
          <w:rFonts w:eastAsia="Times New Roman"/>
          <w:snapToGrid/>
          <w:sz w:val="24"/>
          <w:szCs w:val="24"/>
        </w:rPr>
        <w:t>Environmental Science</w:t>
      </w:r>
      <w:r w:rsidR="0046770A">
        <w:rPr>
          <w:lang w:eastAsia="ko-KR"/>
        </w:rPr>
        <w:t xml:space="preserve"> (</w:t>
      </w:r>
      <w:r w:rsidR="0046770A" w:rsidRPr="0046770A">
        <w:rPr>
          <w:rFonts w:eastAsia="Times New Roman"/>
          <w:snapToGrid/>
          <w:sz w:val="24"/>
          <w:szCs w:val="24"/>
        </w:rPr>
        <w:t>1,433</w:t>
      </w:r>
      <w:r w:rsidR="0046770A">
        <w:rPr>
          <w:rFonts w:eastAsia="Times New Roman"/>
          <w:snapToGrid/>
          <w:sz w:val="24"/>
          <w:szCs w:val="24"/>
        </w:rPr>
        <w:t>)</w:t>
      </w:r>
      <w:r w:rsidR="00450BB5">
        <w:rPr>
          <w:lang w:eastAsia="ko-KR"/>
        </w:rPr>
        <w:t>;</w:t>
      </w:r>
      <w:r w:rsidR="0046770A">
        <w:rPr>
          <w:lang w:eastAsia="ko-KR"/>
        </w:rPr>
        <w:t xml:space="preserve"> </w:t>
      </w:r>
      <w:r w:rsidR="0046770A" w:rsidRPr="0046770A">
        <w:rPr>
          <w:rFonts w:eastAsia="Times New Roman"/>
          <w:snapToGrid/>
          <w:sz w:val="24"/>
          <w:szCs w:val="24"/>
        </w:rPr>
        <w:t>Medicine</w:t>
      </w:r>
      <w:r w:rsidR="0046770A">
        <w:rPr>
          <w:lang w:eastAsia="ko-KR"/>
        </w:rPr>
        <w:t xml:space="preserve"> (</w:t>
      </w:r>
      <w:r w:rsidR="0046770A" w:rsidRPr="0046770A">
        <w:rPr>
          <w:rFonts w:eastAsia="Times New Roman"/>
          <w:snapToGrid/>
          <w:sz w:val="24"/>
          <w:szCs w:val="24"/>
        </w:rPr>
        <w:t>1,113</w:t>
      </w:r>
      <w:r w:rsidR="0046770A">
        <w:rPr>
          <w:rFonts w:eastAsia="Times New Roman"/>
          <w:snapToGrid/>
          <w:sz w:val="24"/>
          <w:szCs w:val="24"/>
        </w:rPr>
        <w:t>)</w:t>
      </w:r>
      <w:r w:rsidR="00450BB5">
        <w:rPr>
          <w:lang w:eastAsia="ko-KR"/>
        </w:rPr>
        <w:t>;</w:t>
      </w:r>
      <w:r w:rsidR="0046770A">
        <w:rPr>
          <w:lang w:eastAsia="ko-KR"/>
        </w:rPr>
        <w:t xml:space="preserve"> </w:t>
      </w:r>
      <w:r w:rsidR="0046770A" w:rsidRPr="0046770A">
        <w:rPr>
          <w:rFonts w:eastAsia="Times New Roman"/>
          <w:snapToGrid/>
          <w:sz w:val="24"/>
          <w:szCs w:val="24"/>
        </w:rPr>
        <w:t>Engineering</w:t>
      </w:r>
      <w:r w:rsidR="0046770A">
        <w:rPr>
          <w:lang w:eastAsia="ko-KR"/>
        </w:rPr>
        <w:t xml:space="preserve"> (</w:t>
      </w:r>
      <w:r w:rsidR="0046770A" w:rsidRPr="0046770A">
        <w:rPr>
          <w:rFonts w:eastAsia="Times New Roman"/>
          <w:snapToGrid/>
          <w:sz w:val="24"/>
          <w:szCs w:val="24"/>
        </w:rPr>
        <w:t>836</w:t>
      </w:r>
      <w:r w:rsidR="0046770A">
        <w:rPr>
          <w:rFonts w:eastAsia="Times New Roman"/>
          <w:snapToGrid/>
          <w:sz w:val="24"/>
          <w:szCs w:val="24"/>
        </w:rPr>
        <w:t>)</w:t>
      </w:r>
      <w:r w:rsidR="00450BB5">
        <w:rPr>
          <w:lang w:eastAsia="ko-KR"/>
        </w:rPr>
        <w:t>;</w:t>
      </w:r>
      <w:r w:rsidR="0046770A">
        <w:rPr>
          <w:lang w:eastAsia="ko-KR"/>
        </w:rPr>
        <w:t xml:space="preserve"> </w:t>
      </w:r>
      <w:r w:rsidR="0046770A" w:rsidRPr="0046770A">
        <w:rPr>
          <w:rFonts w:eastAsia="Times New Roman"/>
          <w:snapToGrid/>
          <w:sz w:val="24"/>
          <w:szCs w:val="24"/>
        </w:rPr>
        <w:t>Earth and Planetary Sciences</w:t>
      </w:r>
      <w:r w:rsidR="00450BB5">
        <w:rPr>
          <w:lang w:eastAsia="ko-KR"/>
        </w:rPr>
        <w:t xml:space="preserve"> (</w:t>
      </w:r>
      <w:r w:rsidR="0046770A" w:rsidRPr="0046770A">
        <w:rPr>
          <w:rFonts w:eastAsia="Times New Roman"/>
          <w:snapToGrid/>
          <w:sz w:val="24"/>
          <w:szCs w:val="24"/>
        </w:rPr>
        <w:t>600</w:t>
      </w:r>
      <w:r w:rsidR="00450BB5">
        <w:rPr>
          <w:rFonts w:eastAsia="Times New Roman"/>
          <w:snapToGrid/>
          <w:sz w:val="24"/>
          <w:szCs w:val="24"/>
        </w:rPr>
        <w:t>)</w:t>
      </w:r>
      <w:r w:rsidR="00450BB5">
        <w:rPr>
          <w:lang w:eastAsia="ko-KR"/>
        </w:rPr>
        <w:t xml:space="preserve">; </w:t>
      </w:r>
      <w:r w:rsidR="0046770A" w:rsidRPr="0046770A">
        <w:rPr>
          <w:rFonts w:eastAsia="Times New Roman"/>
          <w:snapToGrid/>
          <w:sz w:val="24"/>
          <w:szCs w:val="24"/>
        </w:rPr>
        <w:t>Computer Science</w:t>
      </w:r>
      <w:r w:rsidR="00450BB5">
        <w:rPr>
          <w:lang w:eastAsia="ko-KR"/>
        </w:rPr>
        <w:t xml:space="preserve"> (</w:t>
      </w:r>
      <w:r w:rsidR="0046770A" w:rsidRPr="0046770A">
        <w:rPr>
          <w:rFonts w:eastAsia="Times New Roman"/>
          <w:snapToGrid/>
          <w:sz w:val="24"/>
          <w:szCs w:val="24"/>
        </w:rPr>
        <w:t>440</w:t>
      </w:r>
      <w:r w:rsidR="00450BB5">
        <w:rPr>
          <w:rFonts w:eastAsia="Times New Roman"/>
          <w:snapToGrid/>
          <w:sz w:val="24"/>
          <w:szCs w:val="24"/>
        </w:rPr>
        <w:t>)</w:t>
      </w:r>
      <w:r w:rsidR="00450BB5">
        <w:rPr>
          <w:lang w:eastAsia="ko-KR"/>
        </w:rPr>
        <w:t xml:space="preserve">; </w:t>
      </w:r>
      <w:r w:rsidR="0046770A" w:rsidRPr="0046770A">
        <w:rPr>
          <w:rFonts w:eastAsia="Times New Roman"/>
          <w:snapToGrid/>
          <w:sz w:val="24"/>
          <w:szCs w:val="24"/>
        </w:rPr>
        <w:t>Psychology</w:t>
      </w:r>
      <w:r w:rsidR="00450BB5">
        <w:rPr>
          <w:lang w:eastAsia="ko-KR"/>
        </w:rPr>
        <w:t xml:space="preserve"> (</w:t>
      </w:r>
      <w:r w:rsidR="0046770A" w:rsidRPr="0046770A">
        <w:rPr>
          <w:rFonts w:eastAsia="Times New Roman"/>
          <w:snapToGrid/>
          <w:sz w:val="24"/>
          <w:szCs w:val="24"/>
        </w:rPr>
        <w:t>425</w:t>
      </w:r>
      <w:r w:rsidR="00450BB5">
        <w:rPr>
          <w:rFonts w:eastAsia="Times New Roman"/>
          <w:snapToGrid/>
          <w:sz w:val="24"/>
          <w:szCs w:val="24"/>
        </w:rPr>
        <w:t>)</w:t>
      </w:r>
      <w:r w:rsidR="00450BB5">
        <w:rPr>
          <w:lang w:eastAsia="ko-KR"/>
        </w:rPr>
        <w:t xml:space="preserve">; </w:t>
      </w:r>
      <w:r w:rsidR="0046770A" w:rsidRPr="0046770A">
        <w:rPr>
          <w:rFonts w:eastAsia="Times New Roman"/>
          <w:snapToGrid/>
          <w:sz w:val="24"/>
          <w:szCs w:val="24"/>
        </w:rPr>
        <w:t>Business, Management and Accounting</w:t>
      </w:r>
      <w:r w:rsidR="00450BB5">
        <w:rPr>
          <w:rFonts w:eastAsia="Times New Roman"/>
          <w:snapToGrid/>
          <w:sz w:val="24"/>
          <w:szCs w:val="24"/>
        </w:rPr>
        <w:t xml:space="preserve"> (</w:t>
      </w:r>
      <w:r w:rsidR="0046770A" w:rsidRPr="0046770A">
        <w:rPr>
          <w:rFonts w:eastAsia="Times New Roman"/>
          <w:snapToGrid/>
          <w:sz w:val="24"/>
          <w:szCs w:val="24"/>
        </w:rPr>
        <w:t>403</w:t>
      </w:r>
      <w:r w:rsidR="00450BB5">
        <w:rPr>
          <w:rFonts w:eastAsia="Times New Roman"/>
          <w:snapToGrid/>
          <w:sz w:val="24"/>
          <w:szCs w:val="24"/>
        </w:rPr>
        <w:t xml:space="preserve">); </w:t>
      </w:r>
      <w:r w:rsidR="0046770A" w:rsidRPr="0046770A">
        <w:rPr>
          <w:rFonts w:eastAsia="Times New Roman"/>
          <w:snapToGrid/>
          <w:sz w:val="24"/>
          <w:szCs w:val="24"/>
        </w:rPr>
        <w:t>Agricultural and Biological Sciences</w:t>
      </w:r>
      <w:r w:rsidR="00450BB5">
        <w:rPr>
          <w:rFonts w:eastAsia="Times New Roman"/>
          <w:snapToGrid/>
          <w:sz w:val="24"/>
          <w:szCs w:val="24"/>
        </w:rPr>
        <w:t xml:space="preserve"> (</w:t>
      </w:r>
      <w:r w:rsidR="0046770A" w:rsidRPr="0046770A">
        <w:rPr>
          <w:rFonts w:eastAsia="Times New Roman"/>
          <w:snapToGrid/>
          <w:sz w:val="24"/>
          <w:szCs w:val="24"/>
        </w:rPr>
        <w:t>395</w:t>
      </w:r>
      <w:r w:rsidR="00450BB5">
        <w:rPr>
          <w:rFonts w:eastAsia="Times New Roman"/>
          <w:snapToGrid/>
          <w:sz w:val="24"/>
          <w:szCs w:val="24"/>
        </w:rPr>
        <w:t xml:space="preserve">); </w:t>
      </w:r>
      <w:r w:rsidR="0046770A" w:rsidRPr="0046770A">
        <w:rPr>
          <w:rFonts w:eastAsia="Times New Roman"/>
          <w:snapToGrid/>
          <w:sz w:val="24"/>
          <w:szCs w:val="24"/>
        </w:rPr>
        <w:t>Energy</w:t>
      </w:r>
      <w:r w:rsidR="00450BB5">
        <w:rPr>
          <w:rFonts w:eastAsia="Times New Roman"/>
          <w:snapToGrid/>
          <w:sz w:val="24"/>
          <w:szCs w:val="24"/>
        </w:rPr>
        <w:t xml:space="preserve"> (</w:t>
      </w:r>
      <w:r w:rsidR="0046770A" w:rsidRPr="0046770A">
        <w:rPr>
          <w:rFonts w:eastAsia="Times New Roman"/>
          <w:snapToGrid/>
          <w:sz w:val="24"/>
          <w:szCs w:val="24"/>
        </w:rPr>
        <w:t>308</w:t>
      </w:r>
      <w:r w:rsidR="00450BB5">
        <w:rPr>
          <w:rFonts w:eastAsia="Times New Roman"/>
          <w:snapToGrid/>
          <w:sz w:val="24"/>
          <w:szCs w:val="24"/>
        </w:rPr>
        <w:t xml:space="preserve">); </w:t>
      </w:r>
      <w:r w:rsidR="0046770A" w:rsidRPr="0046770A">
        <w:rPr>
          <w:rFonts w:eastAsia="Times New Roman"/>
          <w:snapToGrid/>
          <w:sz w:val="24"/>
          <w:szCs w:val="24"/>
        </w:rPr>
        <w:t>Economics, Econometrics and Finance</w:t>
      </w:r>
      <w:r w:rsidR="004056C8">
        <w:rPr>
          <w:rFonts w:eastAsia="Times New Roman"/>
          <w:snapToGrid/>
          <w:sz w:val="24"/>
          <w:szCs w:val="24"/>
        </w:rPr>
        <w:t xml:space="preserve"> (</w:t>
      </w:r>
      <w:r w:rsidR="0046770A" w:rsidRPr="0046770A">
        <w:rPr>
          <w:rFonts w:eastAsia="Times New Roman"/>
          <w:snapToGrid/>
          <w:sz w:val="24"/>
          <w:szCs w:val="24"/>
        </w:rPr>
        <w:t>280</w:t>
      </w:r>
      <w:r w:rsidR="004056C8">
        <w:rPr>
          <w:rFonts w:eastAsia="Times New Roman"/>
          <w:snapToGrid/>
          <w:sz w:val="24"/>
          <w:szCs w:val="24"/>
        </w:rPr>
        <w:t xml:space="preserve">); </w:t>
      </w:r>
      <w:r w:rsidR="0046770A" w:rsidRPr="0046770A">
        <w:rPr>
          <w:rFonts w:eastAsia="Times New Roman"/>
          <w:snapToGrid/>
          <w:sz w:val="24"/>
          <w:szCs w:val="24"/>
        </w:rPr>
        <w:t>Arts and Humanities</w:t>
      </w:r>
      <w:r w:rsidR="00DC33A4">
        <w:rPr>
          <w:rFonts w:eastAsia="Times New Roman"/>
          <w:snapToGrid/>
          <w:sz w:val="24"/>
          <w:szCs w:val="24"/>
        </w:rPr>
        <w:t xml:space="preserve"> (</w:t>
      </w:r>
      <w:r w:rsidR="0046770A" w:rsidRPr="0046770A">
        <w:rPr>
          <w:rFonts w:eastAsia="Times New Roman"/>
          <w:snapToGrid/>
          <w:sz w:val="24"/>
          <w:szCs w:val="24"/>
        </w:rPr>
        <w:t>276</w:t>
      </w:r>
      <w:r w:rsidR="00DC33A4">
        <w:rPr>
          <w:rFonts w:eastAsia="Times New Roman"/>
          <w:snapToGrid/>
          <w:sz w:val="24"/>
          <w:szCs w:val="24"/>
        </w:rPr>
        <w:t xml:space="preserve">); </w:t>
      </w:r>
      <w:r w:rsidR="0046770A" w:rsidRPr="0046770A">
        <w:rPr>
          <w:rFonts w:eastAsia="Times New Roman"/>
          <w:snapToGrid/>
          <w:sz w:val="24"/>
          <w:szCs w:val="24"/>
        </w:rPr>
        <w:t>Nursing</w:t>
      </w:r>
      <w:r w:rsidR="0098575E">
        <w:rPr>
          <w:rFonts w:eastAsia="Times New Roman"/>
          <w:snapToGrid/>
          <w:sz w:val="24"/>
          <w:szCs w:val="24"/>
        </w:rPr>
        <w:t xml:space="preserve"> (</w:t>
      </w:r>
      <w:r w:rsidR="0046770A" w:rsidRPr="0046770A">
        <w:rPr>
          <w:rFonts w:eastAsia="Times New Roman"/>
          <w:snapToGrid/>
          <w:sz w:val="24"/>
          <w:szCs w:val="24"/>
        </w:rPr>
        <w:t>145</w:t>
      </w:r>
      <w:r w:rsidR="0098575E">
        <w:rPr>
          <w:rFonts w:eastAsia="Times New Roman"/>
          <w:snapToGrid/>
          <w:sz w:val="24"/>
          <w:szCs w:val="24"/>
        </w:rPr>
        <w:t xml:space="preserve">); </w:t>
      </w:r>
      <w:r w:rsidR="0046770A" w:rsidRPr="0046770A">
        <w:rPr>
          <w:rFonts w:eastAsia="Times New Roman"/>
          <w:snapToGrid/>
          <w:sz w:val="24"/>
          <w:szCs w:val="24"/>
        </w:rPr>
        <w:t>Mathematics</w:t>
      </w:r>
      <w:r w:rsidR="00195A3C">
        <w:rPr>
          <w:rFonts w:eastAsia="Times New Roman"/>
          <w:snapToGrid/>
          <w:sz w:val="24"/>
          <w:szCs w:val="24"/>
        </w:rPr>
        <w:t xml:space="preserve"> (</w:t>
      </w:r>
      <w:r w:rsidR="0046770A" w:rsidRPr="0046770A">
        <w:rPr>
          <w:rFonts w:eastAsia="Times New Roman"/>
          <w:snapToGrid/>
          <w:sz w:val="24"/>
          <w:szCs w:val="24"/>
        </w:rPr>
        <w:t>142</w:t>
      </w:r>
      <w:r w:rsidR="00195A3C">
        <w:rPr>
          <w:rFonts w:eastAsia="Times New Roman"/>
          <w:snapToGrid/>
          <w:sz w:val="24"/>
          <w:szCs w:val="24"/>
        </w:rPr>
        <w:t xml:space="preserve">); </w:t>
      </w:r>
      <w:r w:rsidR="0046770A" w:rsidRPr="0046770A">
        <w:rPr>
          <w:rFonts w:eastAsia="Times New Roman"/>
          <w:snapToGrid/>
          <w:sz w:val="24"/>
          <w:szCs w:val="24"/>
        </w:rPr>
        <w:t>Decision Sciences</w:t>
      </w:r>
      <w:r w:rsidR="006A109F">
        <w:rPr>
          <w:rFonts w:eastAsia="Times New Roman"/>
          <w:snapToGrid/>
          <w:sz w:val="24"/>
          <w:szCs w:val="24"/>
        </w:rPr>
        <w:t xml:space="preserve"> (</w:t>
      </w:r>
      <w:r w:rsidR="0046770A" w:rsidRPr="0046770A">
        <w:rPr>
          <w:rFonts w:eastAsia="Times New Roman"/>
          <w:snapToGrid/>
          <w:sz w:val="24"/>
          <w:szCs w:val="24"/>
        </w:rPr>
        <w:t>130</w:t>
      </w:r>
      <w:r w:rsidR="00787765">
        <w:rPr>
          <w:rFonts w:eastAsia="Times New Roman"/>
          <w:snapToGrid/>
          <w:sz w:val="24"/>
          <w:szCs w:val="24"/>
        </w:rPr>
        <w:t xml:space="preserve">); </w:t>
      </w:r>
      <w:r w:rsidR="0046770A" w:rsidRPr="0046770A">
        <w:rPr>
          <w:rFonts w:eastAsia="Times New Roman"/>
          <w:snapToGrid/>
          <w:sz w:val="24"/>
          <w:szCs w:val="24"/>
        </w:rPr>
        <w:t>Neuroscience</w:t>
      </w:r>
      <w:r w:rsidR="003727F7">
        <w:rPr>
          <w:rFonts w:eastAsia="Times New Roman"/>
          <w:snapToGrid/>
          <w:sz w:val="24"/>
          <w:szCs w:val="24"/>
        </w:rPr>
        <w:t xml:space="preserve"> (</w:t>
      </w:r>
      <w:r w:rsidR="0046770A" w:rsidRPr="0046770A">
        <w:rPr>
          <w:rFonts w:eastAsia="Times New Roman"/>
          <w:snapToGrid/>
          <w:sz w:val="24"/>
          <w:szCs w:val="24"/>
        </w:rPr>
        <w:t>108</w:t>
      </w:r>
      <w:r w:rsidR="003727F7">
        <w:rPr>
          <w:rFonts w:eastAsia="Times New Roman"/>
          <w:snapToGrid/>
          <w:sz w:val="24"/>
          <w:szCs w:val="24"/>
        </w:rPr>
        <w:t xml:space="preserve">); </w:t>
      </w:r>
      <w:r w:rsidR="0046770A" w:rsidRPr="0046770A">
        <w:rPr>
          <w:rFonts w:eastAsia="Times New Roman"/>
          <w:snapToGrid/>
          <w:sz w:val="24"/>
          <w:szCs w:val="24"/>
        </w:rPr>
        <w:t>Biochemistry, Genetics and Molecular Biology</w:t>
      </w:r>
      <w:r w:rsidR="003727F7">
        <w:rPr>
          <w:rFonts w:eastAsia="Times New Roman"/>
          <w:snapToGrid/>
          <w:sz w:val="24"/>
          <w:szCs w:val="24"/>
        </w:rPr>
        <w:t xml:space="preserve"> (</w:t>
      </w:r>
      <w:r w:rsidR="0046770A" w:rsidRPr="0046770A">
        <w:rPr>
          <w:rFonts w:eastAsia="Times New Roman"/>
          <w:snapToGrid/>
          <w:sz w:val="24"/>
          <w:szCs w:val="24"/>
        </w:rPr>
        <w:t>107</w:t>
      </w:r>
      <w:r w:rsidR="003727F7">
        <w:rPr>
          <w:rFonts w:eastAsia="Times New Roman"/>
          <w:snapToGrid/>
          <w:sz w:val="24"/>
          <w:szCs w:val="24"/>
        </w:rPr>
        <w:t xml:space="preserve">); </w:t>
      </w:r>
      <w:r w:rsidR="0046770A" w:rsidRPr="0046770A">
        <w:rPr>
          <w:rFonts w:eastAsia="Times New Roman"/>
          <w:snapToGrid/>
          <w:sz w:val="24"/>
          <w:szCs w:val="24"/>
        </w:rPr>
        <w:t>Multidisciplinary</w:t>
      </w:r>
      <w:r w:rsidR="003727F7">
        <w:rPr>
          <w:rFonts w:eastAsia="Times New Roman"/>
          <w:snapToGrid/>
          <w:sz w:val="24"/>
          <w:szCs w:val="24"/>
        </w:rPr>
        <w:t xml:space="preserve"> (</w:t>
      </w:r>
      <w:r w:rsidR="0046770A" w:rsidRPr="0046770A">
        <w:rPr>
          <w:rFonts w:eastAsia="Times New Roman"/>
          <w:snapToGrid/>
          <w:sz w:val="24"/>
          <w:szCs w:val="24"/>
        </w:rPr>
        <w:t>96</w:t>
      </w:r>
      <w:r w:rsidR="003727F7">
        <w:rPr>
          <w:rFonts w:eastAsia="Times New Roman"/>
          <w:snapToGrid/>
          <w:sz w:val="24"/>
          <w:szCs w:val="24"/>
        </w:rPr>
        <w:t xml:space="preserve">); </w:t>
      </w:r>
      <w:r w:rsidR="0046770A" w:rsidRPr="0046770A">
        <w:rPr>
          <w:rFonts w:eastAsia="Times New Roman"/>
          <w:snapToGrid/>
          <w:sz w:val="24"/>
          <w:szCs w:val="24"/>
        </w:rPr>
        <w:t>Health Professions</w:t>
      </w:r>
      <w:r w:rsidR="003727F7">
        <w:rPr>
          <w:rFonts w:eastAsia="Times New Roman"/>
          <w:snapToGrid/>
          <w:sz w:val="24"/>
          <w:szCs w:val="24"/>
        </w:rPr>
        <w:t xml:space="preserve"> (</w:t>
      </w:r>
      <w:r w:rsidR="0046770A" w:rsidRPr="0046770A">
        <w:rPr>
          <w:rFonts w:eastAsia="Times New Roman"/>
          <w:snapToGrid/>
          <w:sz w:val="24"/>
          <w:szCs w:val="24"/>
        </w:rPr>
        <w:t>69</w:t>
      </w:r>
      <w:r w:rsidR="003727F7">
        <w:rPr>
          <w:rFonts w:eastAsia="Times New Roman"/>
          <w:snapToGrid/>
          <w:sz w:val="24"/>
          <w:szCs w:val="24"/>
        </w:rPr>
        <w:t xml:space="preserve">); </w:t>
      </w:r>
      <w:r w:rsidR="0046770A" w:rsidRPr="0046770A">
        <w:rPr>
          <w:rFonts w:eastAsia="Times New Roman"/>
          <w:snapToGrid/>
          <w:sz w:val="24"/>
          <w:szCs w:val="24"/>
        </w:rPr>
        <w:t>Materials Science</w:t>
      </w:r>
      <w:r w:rsidR="003727F7">
        <w:rPr>
          <w:rFonts w:eastAsia="Times New Roman"/>
          <w:snapToGrid/>
          <w:sz w:val="24"/>
          <w:szCs w:val="24"/>
        </w:rPr>
        <w:t xml:space="preserve"> (</w:t>
      </w:r>
      <w:r w:rsidR="0046770A" w:rsidRPr="0046770A">
        <w:rPr>
          <w:rFonts w:eastAsia="Times New Roman"/>
          <w:snapToGrid/>
          <w:sz w:val="24"/>
          <w:szCs w:val="24"/>
        </w:rPr>
        <w:t>43</w:t>
      </w:r>
      <w:r w:rsidR="003727F7">
        <w:rPr>
          <w:rFonts w:eastAsia="Times New Roman"/>
          <w:snapToGrid/>
          <w:sz w:val="24"/>
          <w:szCs w:val="24"/>
        </w:rPr>
        <w:t xml:space="preserve">); </w:t>
      </w:r>
      <w:r w:rsidR="0046770A" w:rsidRPr="0046770A">
        <w:rPr>
          <w:rFonts w:eastAsia="Times New Roman"/>
          <w:snapToGrid/>
          <w:sz w:val="24"/>
          <w:szCs w:val="24"/>
        </w:rPr>
        <w:t>Physics and Astronomy</w:t>
      </w:r>
      <w:r w:rsidR="005D4ECC">
        <w:rPr>
          <w:rFonts w:eastAsia="Times New Roman"/>
          <w:snapToGrid/>
          <w:sz w:val="24"/>
          <w:szCs w:val="24"/>
        </w:rPr>
        <w:t xml:space="preserve"> (</w:t>
      </w:r>
      <w:r w:rsidR="0046770A" w:rsidRPr="0046770A">
        <w:rPr>
          <w:rFonts w:eastAsia="Times New Roman"/>
          <w:snapToGrid/>
          <w:sz w:val="24"/>
          <w:szCs w:val="24"/>
        </w:rPr>
        <w:t>39</w:t>
      </w:r>
      <w:r w:rsidR="00FE1C58">
        <w:rPr>
          <w:rFonts w:eastAsia="Times New Roman"/>
          <w:snapToGrid/>
          <w:sz w:val="24"/>
          <w:szCs w:val="24"/>
        </w:rPr>
        <w:t xml:space="preserve">); </w:t>
      </w:r>
      <w:r w:rsidR="0046770A" w:rsidRPr="0046770A">
        <w:rPr>
          <w:rFonts w:eastAsia="Times New Roman"/>
          <w:snapToGrid/>
          <w:sz w:val="24"/>
          <w:szCs w:val="24"/>
        </w:rPr>
        <w:t>Immunology and Microbiology</w:t>
      </w:r>
      <w:r w:rsidR="00984265">
        <w:rPr>
          <w:rFonts w:eastAsia="Times New Roman"/>
          <w:snapToGrid/>
          <w:sz w:val="24"/>
          <w:szCs w:val="24"/>
        </w:rPr>
        <w:t xml:space="preserve"> (</w:t>
      </w:r>
      <w:r w:rsidR="0046770A" w:rsidRPr="0046770A">
        <w:rPr>
          <w:rFonts w:eastAsia="Times New Roman"/>
          <w:snapToGrid/>
          <w:sz w:val="24"/>
          <w:szCs w:val="24"/>
        </w:rPr>
        <w:t>28</w:t>
      </w:r>
      <w:r w:rsidR="00984265">
        <w:rPr>
          <w:rFonts w:eastAsia="Times New Roman"/>
          <w:snapToGrid/>
          <w:sz w:val="24"/>
          <w:szCs w:val="24"/>
        </w:rPr>
        <w:t xml:space="preserve">); </w:t>
      </w:r>
      <w:r w:rsidR="0046770A" w:rsidRPr="0046770A">
        <w:rPr>
          <w:rFonts w:eastAsia="Times New Roman"/>
          <w:snapToGrid/>
          <w:sz w:val="24"/>
          <w:szCs w:val="24"/>
        </w:rPr>
        <w:t>Pharmacology, Toxicology and Pharmaceutics</w:t>
      </w:r>
      <w:r w:rsidR="00984265">
        <w:rPr>
          <w:rFonts w:eastAsia="Times New Roman"/>
          <w:snapToGrid/>
          <w:sz w:val="24"/>
          <w:szCs w:val="24"/>
        </w:rPr>
        <w:t xml:space="preserve"> (</w:t>
      </w:r>
      <w:r w:rsidR="0046770A" w:rsidRPr="0046770A">
        <w:rPr>
          <w:rFonts w:eastAsia="Times New Roman"/>
          <w:snapToGrid/>
          <w:sz w:val="24"/>
          <w:szCs w:val="24"/>
        </w:rPr>
        <w:t>26</w:t>
      </w:r>
      <w:r w:rsidR="00984265">
        <w:rPr>
          <w:rFonts w:eastAsia="Times New Roman"/>
          <w:snapToGrid/>
          <w:sz w:val="24"/>
          <w:szCs w:val="24"/>
        </w:rPr>
        <w:t xml:space="preserve">); </w:t>
      </w:r>
      <w:r w:rsidR="0046770A" w:rsidRPr="0046770A">
        <w:rPr>
          <w:rFonts w:eastAsia="Times New Roman"/>
          <w:snapToGrid/>
          <w:sz w:val="24"/>
          <w:szCs w:val="24"/>
        </w:rPr>
        <w:t>Chemical Engineering</w:t>
      </w:r>
      <w:r w:rsidR="00984265">
        <w:rPr>
          <w:rFonts w:eastAsia="Times New Roman"/>
          <w:snapToGrid/>
          <w:sz w:val="24"/>
          <w:szCs w:val="24"/>
        </w:rPr>
        <w:t xml:space="preserve"> (</w:t>
      </w:r>
      <w:r w:rsidR="0046770A" w:rsidRPr="0046770A">
        <w:rPr>
          <w:rFonts w:eastAsia="Times New Roman"/>
          <w:snapToGrid/>
          <w:sz w:val="24"/>
          <w:szCs w:val="24"/>
        </w:rPr>
        <w:t>25</w:t>
      </w:r>
      <w:r w:rsidR="00984265">
        <w:rPr>
          <w:rFonts w:eastAsia="Times New Roman"/>
          <w:snapToGrid/>
          <w:sz w:val="24"/>
          <w:szCs w:val="24"/>
        </w:rPr>
        <w:t xml:space="preserve">), </w:t>
      </w:r>
      <w:r w:rsidR="0046770A" w:rsidRPr="0046770A">
        <w:rPr>
          <w:rFonts w:eastAsia="Times New Roman"/>
          <w:snapToGrid/>
          <w:sz w:val="24"/>
          <w:szCs w:val="24"/>
        </w:rPr>
        <w:t>Chemistry</w:t>
      </w:r>
      <w:r w:rsidR="00984265">
        <w:rPr>
          <w:rFonts w:eastAsia="Times New Roman"/>
          <w:snapToGrid/>
          <w:sz w:val="24"/>
          <w:szCs w:val="24"/>
        </w:rPr>
        <w:t xml:space="preserve"> (</w:t>
      </w:r>
      <w:r w:rsidR="0046770A" w:rsidRPr="0046770A">
        <w:rPr>
          <w:rFonts w:eastAsia="Times New Roman"/>
          <w:snapToGrid/>
          <w:sz w:val="24"/>
          <w:szCs w:val="24"/>
        </w:rPr>
        <w:t>16</w:t>
      </w:r>
      <w:r w:rsidR="00984265">
        <w:rPr>
          <w:rFonts w:eastAsia="Times New Roman"/>
          <w:snapToGrid/>
          <w:sz w:val="24"/>
          <w:szCs w:val="24"/>
        </w:rPr>
        <w:t>)</w:t>
      </w:r>
      <w:r w:rsidR="00E37892">
        <w:rPr>
          <w:rFonts w:eastAsia="Times New Roman"/>
          <w:snapToGrid/>
          <w:sz w:val="24"/>
          <w:szCs w:val="24"/>
        </w:rPr>
        <w:t xml:space="preserve">; </w:t>
      </w:r>
      <w:r w:rsidR="0046770A" w:rsidRPr="0046770A">
        <w:rPr>
          <w:rFonts w:eastAsia="Times New Roman"/>
          <w:snapToGrid/>
          <w:sz w:val="24"/>
          <w:szCs w:val="24"/>
        </w:rPr>
        <w:t>Veterinary</w:t>
      </w:r>
      <w:r w:rsidR="00E37892">
        <w:rPr>
          <w:rFonts w:eastAsia="Times New Roman"/>
          <w:snapToGrid/>
          <w:sz w:val="24"/>
          <w:szCs w:val="24"/>
        </w:rPr>
        <w:t xml:space="preserve"> (</w:t>
      </w:r>
      <w:r w:rsidR="0046770A" w:rsidRPr="0046770A">
        <w:rPr>
          <w:rFonts w:eastAsia="Times New Roman"/>
          <w:snapToGrid/>
          <w:sz w:val="24"/>
          <w:szCs w:val="24"/>
        </w:rPr>
        <w:t>15</w:t>
      </w:r>
      <w:r w:rsidR="00E37892">
        <w:rPr>
          <w:rFonts w:eastAsia="Times New Roman"/>
          <w:snapToGrid/>
          <w:sz w:val="24"/>
          <w:szCs w:val="24"/>
        </w:rPr>
        <w:t xml:space="preserve">). </w:t>
      </w:r>
    </w:p>
    <w:p w14:paraId="0C7EF8DD" w14:textId="77777777" w:rsidR="001B2DE3" w:rsidRDefault="001B2DE3" w:rsidP="00E37892">
      <w:pPr>
        <w:rPr>
          <w:rFonts w:eastAsia="Times New Roman"/>
          <w:snapToGrid/>
          <w:sz w:val="24"/>
          <w:szCs w:val="24"/>
        </w:rPr>
      </w:pPr>
    </w:p>
    <w:p w14:paraId="5B0B05CD" w14:textId="45D419E7" w:rsidR="00395D51" w:rsidRDefault="003E5ED6" w:rsidP="00395D51">
      <w:pPr>
        <w:rPr>
          <w:rFonts w:eastAsia="Times New Roman"/>
          <w:snapToGrid/>
          <w:sz w:val="24"/>
          <w:szCs w:val="24"/>
        </w:rPr>
      </w:pPr>
      <w:r>
        <w:rPr>
          <w:rFonts w:eastAsia="Times New Roman"/>
          <w:snapToGrid/>
          <w:sz w:val="24"/>
          <w:szCs w:val="24"/>
        </w:rPr>
        <w:t xml:space="preserve">We will proceed to do a </w:t>
      </w:r>
      <w:r w:rsidR="0041720E">
        <w:rPr>
          <w:rFonts w:eastAsia="Times New Roman"/>
          <w:snapToGrid/>
          <w:sz w:val="24"/>
          <w:szCs w:val="24"/>
        </w:rPr>
        <w:t>bibliometric analy</w:t>
      </w:r>
      <w:r w:rsidR="00E4682A">
        <w:rPr>
          <w:rFonts w:eastAsia="Times New Roman"/>
          <w:snapToGrid/>
          <w:sz w:val="24"/>
          <w:szCs w:val="24"/>
        </w:rPr>
        <w:t xml:space="preserve">sis using </w:t>
      </w:r>
      <w:proofErr w:type="spellStart"/>
      <w:r w:rsidR="00E4682A">
        <w:rPr>
          <w:rFonts w:eastAsia="Times New Roman"/>
          <w:snapToGrid/>
          <w:sz w:val="24"/>
          <w:szCs w:val="24"/>
        </w:rPr>
        <w:t>bibliometrix</w:t>
      </w:r>
      <w:proofErr w:type="spellEnd"/>
      <w:r w:rsidR="00E4682A">
        <w:rPr>
          <w:rFonts w:eastAsia="Times New Roman"/>
          <w:snapToGrid/>
          <w:sz w:val="24"/>
          <w:szCs w:val="24"/>
        </w:rPr>
        <w:t xml:space="preserve"> (Aria and Cuccurullo, 2017)</w:t>
      </w:r>
      <w:r w:rsidR="008B6D6E">
        <w:rPr>
          <w:rFonts w:eastAsia="Times New Roman"/>
          <w:snapToGrid/>
          <w:sz w:val="24"/>
          <w:szCs w:val="24"/>
        </w:rPr>
        <w:t xml:space="preserve"> and </w:t>
      </w:r>
      <w:r w:rsidR="000D578C">
        <w:rPr>
          <w:rFonts w:eastAsia="Times New Roman"/>
          <w:snapToGrid/>
          <w:sz w:val="24"/>
          <w:szCs w:val="24"/>
        </w:rPr>
        <w:t xml:space="preserve">could analyze </w:t>
      </w:r>
      <w:r w:rsidR="00C16B4C">
        <w:rPr>
          <w:rFonts w:eastAsia="Times New Roman"/>
          <w:snapToGrid/>
          <w:sz w:val="24"/>
          <w:szCs w:val="24"/>
        </w:rPr>
        <w:t>5,085 documents.</w:t>
      </w:r>
      <w:r w:rsidR="001B2DE3">
        <w:rPr>
          <w:rFonts w:eastAsia="Times New Roman"/>
          <w:snapToGrid/>
          <w:sz w:val="24"/>
          <w:szCs w:val="24"/>
        </w:rPr>
        <w:t xml:space="preserve"> The </w:t>
      </w:r>
      <w:r w:rsidR="00C4508C">
        <w:rPr>
          <w:rFonts w:eastAsia="Times New Roman"/>
          <w:snapToGrid/>
          <w:sz w:val="24"/>
          <w:szCs w:val="24"/>
        </w:rPr>
        <w:t>documents cover the search from 1984 to 2024</w:t>
      </w:r>
      <w:r w:rsidR="00395D51">
        <w:rPr>
          <w:rFonts w:eastAsia="Times New Roman"/>
          <w:snapToGrid/>
          <w:sz w:val="24"/>
          <w:szCs w:val="24"/>
        </w:rPr>
        <w:t xml:space="preserve">. In the Figure, </w:t>
      </w:r>
      <w:r w:rsidR="008B6D6E">
        <w:rPr>
          <w:rFonts w:eastAsia="Times New Roman"/>
          <w:snapToGrid/>
          <w:sz w:val="24"/>
          <w:szCs w:val="24"/>
        </w:rPr>
        <w:t>w</w:t>
      </w:r>
      <w:r w:rsidR="00395D51">
        <w:rPr>
          <w:rFonts w:eastAsia="Times New Roman"/>
          <w:snapToGrid/>
          <w:sz w:val="24"/>
          <w:szCs w:val="24"/>
        </w:rPr>
        <w:t xml:space="preserve">e can </w:t>
      </w:r>
      <w:r w:rsidR="00C10AA4">
        <w:rPr>
          <w:rFonts w:eastAsia="Times New Roman"/>
          <w:snapToGrid/>
          <w:sz w:val="24"/>
          <w:szCs w:val="24"/>
        </w:rPr>
        <w:t>observe how th</w:t>
      </w:r>
      <w:r w:rsidR="0031668F">
        <w:rPr>
          <w:rFonts w:eastAsia="Times New Roman"/>
          <w:snapToGrid/>
          <w:sz w:val="24"/>
          <w:szCs w:val="24"/>
        </w:rPr>
        <w:t xml:space="preserve">ose keywords </w:t>
      </w:r>
      <w:r w:rsidR="00072849">
        <w:rPr>
          <w:rFonts w:eastAsia="Times New Roman"/>
          <w:snapToGrid/>
          <w:sz w:val="24"/>
          <w:szCs w:val="24"/>
        </w:rPr>
        <w:t>gain relevance through the years, reaching the highest in 2023.</w:t>
      </w:r>
    </w:p>
    <w:p w14:paraId="07C19983" w14:textId="0ACEB635" w:rsidR="00395D51" w:rsidRPr="0046770A" w:rsidRDefault="00E4682A" w:rsidP="00395D51">
      <w:pPr>
        <w:pStyle w:val="FigureContent"/>
      </w:pPr>
      <w:r w:rsidRPr="00E4682A">
        <w:lastRenderedPageBreak/>
        <w:drawing>
          <wp:inline distT="0" distB="0" distL="0" distR="0" wp14:anchorId="592C78EC" wp14:editId="4D8D6F42">
            <wp:extent cx="5943600" cy="2635885"/>
            <wp:effectExtent l="0" t="0" r="0" b="5715"/>
            <wp:docPr id="1628853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853558" name=""/>
                    <pic:cNvPicPr/>
                  </pic:nvPicPr>
                  <pic:blipFill>
                    <a:blip r:embed="rId12"/>
                    <a:stretch>
                      <a:fillRect/>
                    </a:stretch>
                  </pic:blipFill>
                  <pic:spPr>
                    <a:xfrm>
                      <a:off x="0" y="0"/>
                      <a:ext cx="5943600" cy="2635885"/>
                    </a:xfrm>
                    <a:prstGeom prst="rect">
                      <a:avLst/>
                    </a:prstGeom>
                  </pic:spPr>
                </pic:pic>
              </a:graphicData>
            </a:graphic>
          </wp:inline>
        </w:drawing>
      </w:r>
    </w:p>
    <w:p w14:paraId="0C61F46B" w14:textId="77777777" w:rsidR="00E36C51" w:rsidRPr="00E36C51" w:rsidRDefault="00E36C51" w:rsidP="00E36C51">
      <w:pPr>
        <w:pStyle w:val="NormalIndent"/>
        <w:rPr>
          <w:lang w:eastAsia="ko-KR"/>
        </w:rPr>
      </w:pPr>
    </w:p>
    <w:p w14:paraId="6C2064FA" w14:textId="05F4A3C3" w:rsidR="00B25110" w:rsidRPr="00B25110" w:rsidRDefault="00694D7D" w:rsidP="009F5B7E">
      <w:pPr>
        <w:pStyle w:val="Heading1"/>
        <w:rPr>
          <w:lang w:eastAsia="ko-KR"/>
        </w:rPr>
      </w:pPr>
      <w:r>
        <w:rPr>
          <w:snapToGrid/>
          <w:lang w:eastAsia="ko-KR"/>
        </w:rPr>
        <w:t xml:space="preserve">Definition of concepts </w:t>
      </w:r>
    </w:p>
    <w:p w14:paraId="342475FC" w14:textId="07024B6A" w:rsidR="05C65D9E" w:rsidRDefault="00EA1951" w:rsidP="05C65D9E">
      <w:pPr>
        <w:pStyle w:val="NormalIndent"/>
        <w:ind w:firstLine="0"/>
      </w:pPr>
      <w:r>
        <w:t xml:space="preserve">The </w:t>
      </w:r>
      <w:r w:rsidRPr="00387828">
        <w:rPr>
          <w:i/>
        </w:rPr>
        <w:t>collapse</w:t>
      </w:r>
      <w:r>
        <w:t xml:space="preserve"> has been defined from different social, economic, and social perspectives, specifically, as a rapid loss of an established social, political, and economic complexity </w:t>
      </w:r>
      <w:r w:rsidR="008C1A25">
        <w:fldChar w:fldCharType="begin"/>
      </w:r>
      <w:r w:rsidR="008C1A25">
        <w:instrText xml:space="preserve"> ADDIN EN.CITE &lt;EndNote&gt;&lt;Cite&gt;&lt;Author&gt;Tainter&lt;/Author&gt;&lt;Year&gt;1988&lt;/Year&gt;&lt;RecNum&gt;18&lt;/RecNum&gt;&lt;DisplayText&gt;(Tainter, 1988)&lt;/DisplayText&gt;&lt;record&gt;&lt;rec-number&gt;18&lt;/rec-number&gt;&lt;foreign-keys&gt;&lt;key app="EN" db-id="xswd2wdacs9tf4ewfauve5addsx2stxsddwe" timestamp="1713321333"&gt;18&lt;/key&gt;&lt;/foreign-keys&gt;&lt;ref-type name="Book"&gt;6&lt;/ref-type&gt;&lt;contributors&gt;&lt;authors&gt;&lt;author&gt;Tainter, Joseph&lt;/author&gt;&lt;/authors&gt;&lt;/contributors&gt;&lt;titles&gt;&lt;title&gt;The collapse of complex societies&lt;/title&gt;&lt;/titles&gt;&lt;dates&gt;&lt;year&gt;1988&lt;/year&gt;&lt;/dates&gt;&lt;publisher&gt;Cambridge university press&lt;/publisher&gt;&lt;isbn&gt;052138673X&lt;/isbn&gt;&lt;urls&gt;&lt;/urls&gt;&lt;/record&gt;&lt;/Cite&gt;&lt;/EndNote&gt;</w:instrText>
      </w:r>
      <w:r w:rsidR="008C1A25">
        <w:fldChar w:fldCharType="separate"/>
      </w:r>
      <w:r w:rsidR="008C1A25">
        <w:rPr>
          <w:noProof/>
        </w:rPr>
        <w:t>(Tainter, 1988)</w:t>
      </w:r>
      <w:r w:rsidR="008C1A25">
        <w:fldChar w:fldCharType="end"/>
      </w:r>
      <w:r w:rsidR="008C1A25">
        <w:t xml:space="preserve">. </w:t>
      </w:r>
      <w:r w:rsidR="006D7A92">
        <w:fldChar w:fldCharType="begin"/>
      </w:r>
      <w:r w:rsidR="008C1A25">
        <w:instrText xml:space="preserve"> ADDIN EN.CITE &lt;EndNote&gt;&lt;Cite AuthorYear="1"&gt;&lt;Author&gt;Hanson&lt;/Author&gt;&lt;Year&gt;2008&lt;/Year&gt;&lt;RecNum&gt;2&lt;/RecNum&gt;&lt;DisplayText&gt;Hanson and Rees (2008)&lt;/DisplayText&gt;&lt;record&gt;&lt;rec-number&gt;2&lt;/rec-number&gt;&lt;foreign-keys&gt;&lt;key app="EN" db-id="xswd2wdacs9tf4ewfauve5addsx2stxsddwe" timestamp="1713319244"&gt;2&lt;/key&gt;&lt;/foreign-keys&gt;&lt;ref-type name="Book Section"&gt;5&lt;/ref-type&gt;&lt;contributors&gt;&lt;authors&gt;&lt;author&gt;Hanson, Robin&lt;/author&gt;&lt;author&gt;Rees, Martin J&lt;/author&gt;&lt;/authors&gt;&lt;secondary-authors&gt;&lt;author&gt;Bostrom, Nick&lt;/author&gt;&lt;author&gt;Cirkovic, Milan M.&lt;/author&gt;&lt;/secondary-authors&gt;&lt;/contributors&gt;&lt;titles&gt;&lt;title&gt;Catastrophe, social collapse, and human extinction&lt;/title&gt;&lt;secondary-title&gt;Global Catastrophic Risks&lt;/secondary-title&gt;&lt;/titles&gt;&lt;pages&gt;0&lt;/pages&gt;&lt;dates&gt;&lt;year&gt;2008&lt;/year&gt;&lt;/dates&gt;&lt;publisher&gt;Oxford University Press&lt;/publisher&gt;&lt;isbn&gt;9780198570509&lt;/isbn&gt;&lt;urls&gt;&lt;related-urls&gt;&lt;url&gt;https://doi.org/10.1093/oso/9780198570509.003.0023&lt;/url&gt;&lt;/related-urls&gt;&lt;/urls&gt;&lt;custom1&gt;Oxford Academic&lt;/custom1&gt;&lt;electronic-resource-num&gt;10.1093/oso/9780198570509.003.0023&lt;/electronic-resource-num&gt;&lt;access-date&gt;4/17/2024&lt;/access-date&gt;&lt;/record&gt;&lt;/Cite&gt;&lt;/EndNote&gt;</w:instrText>
      </w:r>
      <w:r w:rsidR="006D7A92">
        <w:fldChar w:fldCharType="separate"/>
      </w:r>
      <w:r w:rsidR="008C1A25">
        <w:rPr>
          <w:noProof/>
        </w:rPr>
        <w:t>Hanson and Rees (2008)</w:t>
      </w:r>
      <w:r w:rsidR="006D7A92">
        <w:fldChar w:fldCharType="end"/>
      </w:r>
      <w:r w:rsidR="006D7A92">
        <w:t xml:space="preserve"> d</w:t>
      </w:r>
      <w:r>
        <w:t>efined collapse from a social perspective in which productivity is reduced, impacting social systems rapidly and causing significant disruptions that provoke social change.</w:t>
      </w:r>
      <w:r w:rsidR="291873A5">
        <w:t xml:space="preserve"> </w:t>
      </w:r>
      <w:r w:rsidR="4F095E9E">
        <w:t>A</w:t>
      </w:r>
      <w:r w:rsidR="39F330D6">
        <w:t>bel et al.</w:t>
      </w:r>
      <w:r w:rsidR="003C267D">
        <w:t xml:space="preserve"> </w:t>
      </w:r>
      <w:r w:rsidR="003C267D">
        <w:fldChar w:fldCharType="begin"/>
      </w:r>
      <w:r w:rsidR="003C267D">
        <w:instrText xml:space="preserve"> ADDIN EN.CITE &lt;EndNote&gt;&lt;Cite ExcludeAuth="1"&gt;&lt;Author&gt;Abel&lt;/Author&gt;&lt;Year&gt;2006&lt;/Year&gt;&lt;RecNum&gt;3&lt;/RecNum&gt;&lt;DisplayText&gt;(2006)&lt;/DisplayText&gt;&lt;record&gt;&lt;rec-number&gt;3&lt;/rec-number&gt;&lt;foreign-keys&gt;&lt;key app="EN" db-id="xswd2wdacs9tf4ewfauve5addsx2stxsddwe" timestamp="1713319360"&gt;3&lt;/key&gt;&lt;/foreign-keys&gt;&lt;ref-type name="Journal Article"&gt;17&lt;/ref-type&gt;&lt;contributors&gt;&lt;authors&gt;&lt;author&gt;Abel, Nick&lt;/author&gt;&lt;author&gt;Cumming, David H. M.&lt;/author&gt;&lt;author&gt;Anderies, John M.&lt;/author&gt;&lt;/authors&gt;&lt;/contributors&gt;&lt;titles&gt;&lt;title&gt;Collapse and Reorganization in Social-Ecological Systems&amp;#xD;Questions, Some Ideas, and Policy Implications&lt;/title&gt;&lt;secondary-title&gt;Ecology and Society&lt;/secondary-title&gt;&lt;/titles&gt;&lt;periodical&gt;&lt;full-title&gt;Ecology and Society&lt;/full-title&gt;&lt;/periodical&gt;&lt;volume&gt;11&lt;/volume&gt;&lt;number&gt;1&lt;/number&gt;&lt;dates&gt;&lt;year&gt;2006&lt;/year&gt;&lt;/dates&gt;&lt;publisher&gt;Resilience Alliance Inc.&lt;/publisher&gt;&lt;isbn&gt;17083087&lt;/isbn&gt;&lt;urls&gt;&lt;related-urls&gt;&lt;url&gt;http://www.jstor.org/stable/26267805&lt;/url&gt;&lt;/related-urls&gt;&lt;/urls&gt;&lt;custom1&gt;Full publication date: Jun 2006&lt;/custom1&gt;&lt;remote-database-name&gt;JSTOR&lt;/remote-database-name&gt;&lt;access-date&gt;2024/04/16/&lt;/access-date&gt;&lt;/record&gt;&lt;/Cite&gt;&lt;/EndNote&gt;</w:instrText>
      </w:r>
      <w:r w:rsidR="003C267D">
        <w:fldChar w:fldCharType="separate"/>
      </w:r>
      <w:r w:rsidR="003C267D">
        <w:rPr>
          <w:noProof/>
        </w:rPr>
        <w:t>(2006)</w:t>
      </w:r>
      <w:r w:rsidR="003C267D">
        <w:fldChar w:fldCharType="end"/>
      </w:r>
      <w:r w:rsidR="003C267D">
        <w:t xml:space="preserve"> </w:t>
      </w:r>
      <w:r w:rsidR="39F330D6">
        <w:t>develop</w:t>
      </w:r>
      <w:r w:rsidR="009A4448">
        <w:t>ed</w:t>
      </w:r>
      <w:r w:rsidR="291873A5">
        <w:t xml:space="preserve"> a </w:t>
      </w:r>
      <w:r w:rsidR="39F330D6">
        <w:t xml:space="preserve">comprehensive </w:t>
      </w:r>
      <w:r w:rsidR="291873A5">
        <w:t xml:space="preserve">concept of collapse that </w:t>
      </w:r>
      <w:r w:rsidR="39F330D6">
        <w:t xml:space="preserve">incorporates </w:t>
      </w:r>
      <w:r w:rsidR="291873A5">
        <w:t xml:space="preserve">different social and ecological perspectives and allows to address resilience and vulnerability, as in the case of socio-ecological collapse, understood as </w:t>
      </w:r>
      <w:r w:rsidR="43D6EAAF">
        <w:t>“(...)</w:t>
      </w:r>
      <w:r w:rsidR="291873A5">
        <w:t xml:space="preserve"> major losses of social, human, and natural capitals through the breakdown of social networks, deaths of individuals, loss of knowledge, depletion of flora and fauna for food and medicine, and loss of access to ceremonial sites and </w:t>
      </w:r>
      <w:r w:rsidR="43D6EAAF">
        <w:t>lands”</w:t>
      </w:r>
      <w:r w:rsidR="0026110F">
        <w:t>.</w:t>
      </w:r>
    </w:p>
    <w:p w14:paraId="58DCD0C3" w14:textId="77777777" w:rsidR="00EA1951" w:rsidRDefault="00EA1951" w:rsidP="00291A8E"/>
    <w:p w14:paraId="4FBCE905" w14:textId="25A6881C" w:rsidR="00EB6F78" w:rsidRDefault="00694D7D" w:rsidP="004B40C6">
      <w:pPr>
        <w:rPr>
          <w:lang w:eastAsia="ko-KR"/>
        </w:rPr>
      </w:pPr>
      <w:r w:rsidRPr="00424AD0">
        <w:t xml:space="preserve">When addressing the concept of collapse, </w:t>
      </w:r>
      <w:r w:rsidR="0018124A">
        <w:t>other</w:t>
      </w:r>
      <w:r w:rsidR="00EA06AC">
        <w:t xml:space="preserve"> </w:t>
      </w:r>
      <w:r w:rsidRPr="00424AD0">
        <w:t>terms</w:t>
      </w:r>
      <w:r w:rsidR="00EA06AC">
        <w:t xml:space="preserve"> such as</w:t>
      </w:r>
      <w:r w:rsidRPr="00424AD0">
        <w:t xml:space="preserve"> </w:t>
      </w:r>
      <w:r w:rsidR="00D105A1" w:rsidRPr="00291A8E">
        <w:rPr>
          <w:lang w:eastAsia="ko-KR"/>
        </w:rPr>
        <w:t>social-ecological system</w:t>
      </w:r>
      <w:r w:rsidR="00D105A1" w:rsidRPr="00291A8E">
        <w:t>,</w:t>
      </w:r>
      <w:r w:rsidRPr="00291A8E">
        <w:t xml:space="preserve"> event, </w:t>
      </w:r>
      <w:r w:rsidR="00696426" w:rsidRPr="00291A8E">
        <w:t>shock</w:t>
      </w:r>
      <w:r w:rsidRPr="00291A8E">
        <w:t xml:space="preserve">, disaster, and crisis </w:t>
      </w:r>
      <w:r w:rsidRPr="00424AD0">
        <w:t xml:space="preserve">are </w:t>
      </w:r>
      <w:r w:rsidR="005C3590" w:rsidRPr="005C3590">
        <w:t>inherently</w:t>
      </w:r>
      <w:r w:rsidRPr="00424AD0">
        <w:t xml:space="preserve"> related and </w:t>
      </w:r>
      <w:r w:rsidR="002568B5">
        <w:t>are defined</w:t>
      </w:r>
      <w:r w:rsidRPr="00424AD0">
        <w:t xml:space="preserve"> </w:t>
      </w:r>
      <w:r w:rsidR="00A336B5">
        <w:t xml:space="preserve">in </w:t>
      </w:r>
      <w:r w:rsidR="002568B5">
        <w:t>this section</w:t>
      </w:r>
      <w:r w:rsidRPr="00291A8E">
        <w:t>.</w:t>
      </w:r>
      <w:r w:rsidR="00E472F4" w:rsidRPr="00424AD0">
        <w:t xml:space="preserve"> </w:t>
      </w:r>
      <w:r w:rsidR="00C97B0F">
        <w:rPr>
          <w:lang w:eastAsia="ko-KR"/>
        </w:rPr>
        <w:t>A</w:t>
      </w:r>
      <w:r w:rsidR="006122B8" w:rsidRPr="006B3149">
        <w:rPr>
          <w:lang w:eastAsia="ko-KR"/>
        </w:rPr>
        <w:t xml:space="preserve"> </w:t>
      </w:r>
      <w:r w:rsidR="006122B8" w:rsidRPr="00985768">
        <w:rPr>
          <w:i/>
        </w:rPr>
        <w:t>system</w:t>
      </w:r>
      <w:r w:rsidR="006122B8">
        <w:rPr>
          <w:lang w:eastAsia="ko-KR"/>
        </w:rPr>
        <w:t xml:space="preserve"> </w:t>
      </w:r>
      <w:r w:rsidR="00C97B0F">
        <w:rPr>
          <w:lang w:eastAsia="ko-KR"/>
        </w:rPr>
        <w:t>is</w:t>
      </w:r>
      <w:r w:rsidR="006122B8">
        <w:rPr>
          <w:lang w:eastAsia="ko-KR"/>
        </w:rPr>
        <w:t xml:space="preserve"> </w:t>
      </w:r>
      <w:r w:rsidR="006122B8" w:rsidRPr="006B3149">
        <w:rPr>
          <w:lang w:eastAsia="ko-KR"/>
        </w:rPr>
        <w:t xml:space="preserve">an interconnected set of elements that is coherently organized in a way that achieves </w:t>
      </w:r>
      <w:r w:rsidR="006122B8">
        <w:rPr>
          <w:lang w:eastAsia="ko-KR"/>
        </w:rPr>
        <w:t>a purpose</w:t>
      </w:r>
      <w:r w:rsidR="00914F00">
        <w:rPr>
          <w:lang w:eastAsia="ko-KR"/>
        </w:rPr>
        <w:t xml:space="preserve"> </w:t>
      </w:r>
      <w:r w:rsidR="006122B8">
        <w:rPr>
          <w:lang w:eastAsia="ko-KR"/>
        </w:rPr>
        <w:fldChar w:fldCharType="begin"/>
      </w:r>
      <w:r w:rsidR="006122B8">
        <w:rPr>
          <w:lang w:eastAsia="ko-KR"/>
        </w:rPr>
        <w:instrText xml:space="preserve"> ADDIN EN.CITE &lt;EndNote&gt;&lt;Cite&gt;&lt;Author&gt;Ghosh&lt;/Author&gt;&lt;Year&gt;2015&lt;/Year&gt;&lt;RecNum&gt;171&lt;/RecNum&gt;&lt;DisplayText&gt;(Ghosh, 2015)&lt;/DisplayText&gt;&lt;record&gt;&lt;rec-number&gt;171&lt;/rec-number&gt;&lt;foreign-keys&gt;&lt;key app="EN" db-id="pfvrwzf9o9fd5bepwfvpardwp2tz9dswadw2" timestamp="1713295948"&gt;171&lt;/key&gt;&lt;/foreign-keys&gt;&lt;ref-type name="Book Section"&gt;5&lt;/ref-type&gt;&lt;contributors&gt;&lt;authors&gt;&lt;author&gt;Ghosh, Asish&lt;/author&gt;&lt;/authors&gt;&lt;/contributors&gt;&lt;titles&gt;&lt;title&gt;Thinking in Systems&lt;/title&gt;&lt;alt-title&gt;Dynamic Systems for Everyone&lt;/alt-title&gt;&lt;/titles&gt;&lt;pages&gt;1-17&lt;/pages&gt;&lt;dates&gt;&lt;year&gt;2015&lt;/year&gt;&lt;/dates&gt;&lt;publisher&gt;Springer International Publishing&lt;/publisher&gt;&lt;urls&gt;&lt;related-urls&gt;&lt;url&gt;https://dx.doi.org/10.1007/978-3-319-10735-6_1&lt;/url&gt;&lt;/related-urls&gt;&lt;/urls&gt;&lt;electronic-resource-num&gt;10.1007/978-3-319-10735-6_1&lt;/electronic-resource-num&gt;&lt;/record&gt;&lt;/Cite&gt;&lt;/EndNote&gt;</w:instrText>
      </w:r>
      <w:r w:rsidR="006122B8">
        <w:rPr>
          <w:lang w:eastAsia="ko-KR"/>
        </w:rPr>
        <w:fldChar w:fldCharType="separate"/>
      </w:r>
      <w:r w:rsidR="006122B8">
        <w:rPr>
          <w:noProof/>
          <w:lang w:eastAsia="ko-KR"/>
        </w:rPr>
        <w:t>(Ghosh, 2015)</w:t>
      </w:r>
      <w:r w:rsidR="006122B8">
        <w:rPr>
          <w:lang w:eastAsia="ko-KR"/>
        </w:rPr>
        <w:fldChar w:fldCharType="end"/>
      </w:r>
      <w:r w:rsidR="006122B8" w:rsidRPr="006B3149">
        <w:rPr>
          <w:lang w:eastAsia="ko-KR"/>
        </w:rPr>
        <w:t>.</w:t>
      </w:r>
      <w:r w:rsidR="006122B8">
        <w:rPr>
          <w:lang w:eastAsia="ko-KR"/>
        </w:rPr>
        <w:t xml:space="preserve"> The </w:t>
      </w:r>
      <w:r w:rsidR="006122B8" w:rsidRPr="006B3149">
        <w:rPr>
          <w:lang w:eastAsia="ko-KR"/>
        </w:rPr>
        <w:t>elements</w:t>
      </w:r>
      <w:r w:rsidR="006122B8">
        <w:rPr>
          <w:lang w:eastAsia="ko-KR"/>
        </w:rPr>
        <w:t xml:space="preserve"> making up human social-ecological systems include resources, nonhuman organisms, people, organizations, institutions, and technologies</w:t>
      </w:r>
      <w:r w:rsidR="00914F00">
        <w:rPr>
          <w:lang w:eastAsia="ko-KR"/>
        </w:rPr>
        <w:t xml:space="preserve"> </w:t>
      </w:r>
      <w:r w:rsidR="006122B8">
        <w:rPr>
          <w:lang w:eastAsia="ko-KR"/>
        </w:rPr>
        <w:fldChar w:fldCharType="begin"/>
      </w:r>
      <w:r w:rsidR="006122B8">
        <w:rPr>
          <w:lang w:eastAsia="ko-KR"/>
        </w:rPr>
        <w:instrText xml:space="preserve"> ADDIN EN.CITE &lt;EndNote&gt;&lt;Cite&gt;&lt;Author&gt;Beddoe&lt;/Author&gt;&lt;Year&gt;2009&lt;/Year&gt;&lt;RecNum&gt;170&lt;/RecNum&gt;&lt;DisplayText&gt;(Beddoe et al., 2009)&lt;/DisplayText&gt;&lt;record&gt;&lt;rec-number&gt;170&lt;/rec-number&gt;&lt;foreign-keys&gt;&lt;key app="EN" db-id="pfvrwzf9o9fd5bepwfvpardwp2tz9dswadw2" timestamp="1713295403"&gt;170&lt;/key&gt;&lt;/foreign-keys&gt;&lt;ref-type name="Journal Article"&gt;17&lt;/ref-type&gt;&lt;contributors&gt;&lt;authors&gt;&lt;author&gt;Beddoe, Rachael&lt;/author&gt;&lt;author&gt;Costanza, Robert&lt;/author&gt;&lt;author&gt;Farley, Joshua&lt;/author&gt;&lt;author&gt;Garza, Eric&lt;/author&gt;&lt;author&gt;Kent, Jennifer&lt;/author&gt;&lt;author&gt;Kubiszewski, Ida&lt;/author&gt;&lt;author&gt;Martinez, Luz&lt;/author&gt;&lt;author&gt;McCowen, Tracy&lt;/author&gt;&lt;author&gt;Murphy, Kathleen&lt;/author&gt;&lt;author&gt;Myers, Norman&lt;/author&gt;&lt;author&gt;Ogden, Zach&lt;/author&gt;&lt;author&gt;Stapleton, Kevin&lt;/author&gt;&lt;author&gt;Woodward, John&lt;/author&gt;&lt;/authors&gt;&lt;/contributors&gt;&lt;titles&gt;&lt;title&gt;Overcoming systemic roadblocks to sustainability: The evolutionary redesign of worldviews, institutions, and technologies&lt;/title&gt;&lt;secondary-title&gt;Proceedings of the National Academy of Sciences&lt;/secondary-title&gt;&lt;/titles&gt;&lt;periodical&gt;&lt;full-title&gt;Proceedings of the National Academy of Sciences&lt;/full-title&gt;&lt;/periodical&gt;&lt;pages&gt;2483-2489&lt;/pages&gt;&lt;volume&gt;106&lt;/volume&gt;&lt;number&gt;8&lt;/number&gt;&lt;dates&gt;&lt;year&gt;2009&lt;/year&gt;&lt;/dates&gt;&lt;publisher&gt;Proceedings of the National Academy of Sciences&lt;/publisher&gt;&lt;isbn&gt;0027-8424&lt;/isbn&gt;&lt;urls&gt;&lt;related-urls&gt;&lt;url&gt;https://dx.doi.org/10.1073/pnas.0812570106&lt;/url&gt;&lt;/related-urls&gt;&lt;/urls&gt;&lt;electronic-resource-num&gt;10.1073/pnas.0812570106&lt;/electronic-resource-num&gt;&lt;/record&gt;&lt;/Cite&gt;&lt;/EndNote&gt;</w:instrText>
      </w:r>
      <w:r w:rsidR="006122B8">
        <w:rPr>
          <w:lang w:eastAsia="ko-KR"/>
        </w:rPr>
        <w:fldChar w:fldCharType="separate"/>
      </w:r>
      <w:r w:rsidR="006122B8">
        <w:rPr>
          <w:noProof/>
          <w:lang w:eastAsia="ko-KR"/>
        </w:rPr>
        <w:t>(Beddoe et al., 2009)</w:t>
      </w:r>
      <w:r w:rsidR="006122B8">
        <w:rPr>
          <w:lang w:eastAsia="ko-KR"/>
        </w:rPr>
        <w:fldChar w:fldCharType="end"/>
      </w:r>
      <w:r w:rsidR="006122B8">
        <w:rPr>
          <w:lang w:eastAsia="ko-KR"/>
        </w:rPr>
        <w:t>.</w:t>
      </w:r>
      <w:r w:rsidR="00A93AD2">
        <w:rPr>
          <w:lang w:eastAsia="ko-KR"/>
        </w:rPr>
        <w:t xml:space="preserve"> </w:t>
      </w:r>
    </w:p>
    <w:p w14:paraId="7136E51F" w14:textId="77777777" w:rsidR="00E472F4" w:rsidRDefault="00E472F4" w:rsidP="00291A8E"/>
    <w:p w14:paraId="1E3D2BFF" w14:textId="32BDEDB3" w:rsidR="00B372D7" w:rsidRDefault="009E601C" w:rsidP="00291A8E">
      <w:r w:rsidRPr="00985768">
        <w:rPr>
          <w:i/>
          <w:iCs/>
        </w:rPr>
        <w:t>E</w:t>
      </w:r>
      <w:r w:rsidR="00694D7D" w:rsidRPr="00985768">
        <w:rPr>
          <w:i/>
          <w:iCs/>
        </w:rPr>
        <w:t>vents</w:t>
      </w:r>
      <w:r w:rsidR="00694D7D" w:rsidRPr="00291A8E">
        <w:t xml:space="preserve"> are defined</w:t>
      </w:r>
      <w:r w:rsidR="007E70EE" w:rsidRPr="00291A8E">
        <w:t xml:space="preserve"> as</w:t>
      </w:r>
      <w:r w:rsidR="00694D7D" w:rsidRPr="00291A8E">
        <w:t xml:space="preserve"> </w:t>
      </w:r>
      <w:r w:rsidR="007E70EE" w:rsidRPr="00291A8E">
        <w:t xml:space="preserve">situations that </w:t>
      </w:r>
      <w:r w:rsidR="00D32EBB" w:rsidRPr="00291A8E">
        <w:t>occur</w:t>
      </w:r>
      <w:r w:rsidR="007E70EE" w:rsidRPr="00291A8E">
        <w:t xml:space="preserve"> within a certain timeframe and </w:t>
      </w:r>
      <w:r w:rsidR="00D32EBB" w:rsidRPr="00291A8E">
        <w:t>involve</w:t>
      </w:r>
      <w:r w:rsidR="007E70EE" w:rsidRPr="00291A8E">
        <w:t xml:space="preserve"> entities or objects</w:t>
      </w:r>
      <w:r w:rsidR="00914F00">
        <w:t xml:space="preserve"> </w:t>
      </w:r>
      <w:r w:rsidR="00B45063" w:rsidRPr="00291A8E">
        <w:fldChar w:fldCharType="begin"/>
      </w:r>
      <w:r w:rsidR="00B45063" w:rsidRPr="00291A8E">
        <w:instrText xml:space="preserve"> ADDIN EN.CITE &lt;EndNote&gt;&lt;Cite&gt;&lt;Author&gt;Rodrigues&lt;/Author&gt;&lt;Year&gt;2019&lt;/Year&gt;&lt;RecNum&gt;4&lt;/RecNum&gt;&lt;DisplayText&gt;(Rodrigues &amp;amp; Abel, 2019)&lt;/DisplayText&gt;&lt;record&gt;&lt;rec-number&gt;4&lt;/rec-number&gt;&lt;foreign-keys&gt;&lt;key app="EN" db-id="xswd2wdacs9tf4ewfauve5addsx2stxsddwe" timestamp="1713319463"&gt;4&lt;/key&gt;&lt;/foreign-keys&gt;&lt;ref-type name="Journal Article"&gt;17&lt;/ref-type&gt;&lt;contributors&gt;&lt;authors&gt;&lt;author&gt;Rodrigues, Fabrício Henrique&lt;/author&gt;&lt;author&gt;Abel, Mara&lt;/author&gt;&lt;/authors&gt;&lt;/contributors&gt;&lt;titles&gt;&lt;title&gt;What to consider about events: A survey on the ontology of occurrents&lt;/title&gt;&lt;secondary-title&gt;Applied ontology&lt;/secondary-title&gt;&lt;/titles&gt;&lt;periodical&gt;&lt;full-title&gt;Applied ontology&lt;/full-title&gt;&lt;/periodical&gt;&lt;pages&gt;343-378&lt;/pages&gt;&lt;volume&gt;14&lt;/volume&gt;&lt;number&gt;4&lt;/number&gt;&lt;dates&gt;&lt;year&gt;2019&lt;/year&gt;&lt;/dates&gt;&lt;urls&gt;&lt;/urls&gt;&lt;/record&gt;&lt;/Cite&gt;&lt;/EndNote&gt;</w:instrText>
      </w:r>
      <w:r w:rsidR="00B45063" w:rsidRPr="00291A8E">
        <w:fldChar w:fldCharType="separate"/>
      </w:r>
      <w:r w:rsidR="00B45063" w:rsidRPr="00291A8E">
        <w:t>(Rodrigues &amp; Abel, 2019)</w:t>
      </w:r>
      <w:r w:rsidR="00B45063" w:rsidRPr="00291A8E">
        <w:fldChar w:fldCharType="end"/>
      </w:r>
      <w:r w:rsidR="00B45063" w:rsidRPr="00291A8E">
        <w:t xml:space="preserve">. </w:t>
      </w:r>
      <w:r w:rsidR="00694D7D" w:rsidRPr="00291A8E">
        <w:t>Complex systems, characterized by irregular and non-periodic dynamics, often give rise to extreme events with significant impact</w:t>
      </w:r>
      <w:r w:rsidR="00914F00">
        <w:t xml:space="preserve"> </w:t>
      </w:r>
      <w:r w:rsidR="000C03B2" w:rsidRPr="00291A8E">
        <w:fldChar w:fldCharType="begin"/>
      </w:r>
      <w:r w:rsidR="000C03B2" w:rsidRPr="00291A8E">
        <w:instrText xml:space="preserve"> ADDIN EN.CITE &lt;EndNote&gt;&lt;Cite&gt;&lt;Author&gt;Kantz&lt;/Author&gt;&lt;Year&gt;2010&lt;/Year&gt;&lt;RecNum&gt;5&lt;/RecNum&gt;&lt;DisplayText&gt;(Kantz, 2010)&lt;/DisplayText&gt;&lt;record&gt;&lt;rec-number&gt;5&lt;/rec-number&gt;&lt;foreign-keys&gt;&lt;key app="EN" db-id="xswd2wdacs9tf4ewfauve5addsx2stxsddwe" timestamp="1713319567"&gt;5&lt;/key&gt;&lt;/foreign-keys&gt;&lt;ref-type name="Book Section"&gt;5&lt;/ref-type&gt;&lt;contributors&gt;&lt;authors&gt;&lt;author&gt;Kantz, Holger&lt;/author&gt;&lt;/authors&gt;&lt;/contributors&gt;&lt;titles&gt;&lt;title&gt;Dynamics and Statistics of Extreme Events&lt;/title&gt;&lt;alt-title&gt;Network Science&lt;/alt-title&gt;&lt;/titles&gt;&lt;pages&gt;205-216&lt;/pages&gt;&lt;dates&gt;&lt;year&gt;2010&lt;/year&gt;&lt;/dates&gt;&lt;publisher&gt;Springer London&lt;/publisher&gt;&lt;urls&gt;&lt;related-urls&gt;&lt;url&gt;https://dx.doi.org/10.1007/978-1-84996-396-1_10&lt;/url&gt;&lt;/related-urls&gt;&lt;/urls&gt;&lt;electronic-resource-num&gt;10.1007/978-1-84996-396-1_10&lt;/electronic-resource-num&gt;&lt;/record&gt;&lt;/Cite&gt;&lt;/EndNote&gt;</w:instrText>
      </w:r>
      <w:r w:rsidR="000C03B2" w:rsidRPr="00291A8E">
        <w:fldChar w:fldCharType="separate"/>
      </w:r>
      <w:r w:rsidR="000C03B2" w:rsidRPr="00291A8E">
        <w:t>(Kantz, 2010)</w:t>
      </w:r>
      <w:r w:rsidR="000C03B2" w:rsidRPr="00291A8E">
        <w:fldChar w:fldCharType="end"/>
      </w:r>
      <w:r w:rsidR="000C03B2" w:rsidRPr="00291A8E">
        <w:t xml:space="preserve">. </w:t>
      </w:r>
      <w:r w:rsidR="00694D7D" w:rsidRPr="00291A8E">
        <w:t>These events are the result of the interactions between internal functional subsystems, which operate at their own rhythms and can lead to the emergence of higher</w:t>
      </w:r>
      <w:r w:rsidR="00D32EBB" w:rsidRPr="00291A8E">
        <w:t>-</w:t>
      </w:r>
      <w:r w:rsidR="00694D7D" w:rsidRPr="00291A8E">
        <w:t>order complex events</w:t>
      </w:r>
      <w:r w:rsidR="00914F00">
        <w:t xml:space="preserve"> </w:t>
      </w:r>
      <w:r w:rsidR="007A1F3F" w:rsidRPr="00291A8E">
        <w:fldChar w:fldCharType="begin"/>
      </w:r>
      <w:r w:rsidR="007A1F3F" w:rsidRPr="00291A8E">
        <w:instrText xml:space="preserve"> ADDIN EN.CITE &lt;EndNote&gt;&lt;Cite&gt;&lt;Author&gt;Ehresmann&lt;/Author&gt;&lt;Year&gt;2011&lt;/Year&gt;&lt;RecNum&gt;6&lt;/RecNum&gt;&lt;DisplayText&gt;(Ehresmann &amp;amp; Vanbremeersch, 2011)&lt;/DisplayText&gt;&lt;record&gt;&lt;rec-number&gt;6&lt;/rec-number&gt;&lt;foreign-keys&gt;&lt;key app="EN" db-id="xswd2wdacs9tf4ewfauve5addsx2stxsddwe" timestamp="1713319688"&gt;6&lt;/key&gt;&lt;/foreign-keys&gt;&lt;ref-type name="Conference Proceedings"&gt;10&lt;/ref-type&gt;&lt;contributors&gt;&lt;authors&gt;&lt;author&gt;Ehresmann, Andrée C.&lt;/author&gt;&lt;author&gt;Vanbremeersch, Jean-Paul&lt;/author&gt;&lt;/authors&gt;&lt;secondary-authors&gt;&lt;author&gt;Cezon, Michel&lt;/author&gt;&lt;author&gt;Wolfsthal, Yaron&lt;/author&gt;&lt;/secondary-authors&gt;&lt;/contributors&gt;&lt;titles&gt;&lt;title&gt;Analysis of Complex Events in Memory Evolutive Systems&lt;/title&gt;&lt;secondary-title&gt;Towards a Service-Based Internet. ServiceWave 2010 Workshops&lt;/secondary-title&gt;&lt;/titles&gt;&lt;pages&gt;153-159&lt;/pages&gt;&lt;dates&gt;&lt;year&gt;2011&lt;/year&gt;&lt;pub-dates&gt;&lt;date&gt;2011//&lt;/date&gt;&lt;/pub-dates&gt;&lt;/dates&gt;&lt;pub-location&gt;Berlin, Heidelberg&lt;/pub-location&gt;&lt;publisher&gt;Springer Berlin Heidelberg&lt;/publisher&gt;&lt;isbn&gt;978-3-642-22760-8&lt;/isbn&gt;&lt;urls&gt;&lt;/urls&gt;&lt;/record&gt;&lt;/Cite&gt;&lt;/EndNote&gt;</w:instrText>
      </w:r>
      <w:r w:rsidR="007A1F3F" w:rsidRPr="00291A8E">
        <w:fldChar w:fldCharType="separate"/>
      </w:r>
      <w:r w:rsidR="007A1F3F" w:rsidRPr="00291A8E">
        <w:t>(Ehresmann &amp; Vanbremeersch, 2011)</w:t>
      </w:r>
      <w:r w:rsidR="007A1F3F" w:rsidRPr="00291A8E">
        <w:fldChar w:fldCharType="end"/>
      </w:r>
      <w:r w:rsidR="007A1F3F" w:rsidRPr="00291A8E">
        <w:t>.</w:t>
      </w:r>
    </w:p>
    <w:p w14:paraId="34A71972" w14:textId="77777777" w:rsidR="00C71466" w:rsidRDefault="00C71466" w:rsidP="00C71466">
      <w:pPr>
        <w:pStyle w:val="NormalIndent"/>
        <w:ind w:firstLine="0"/>
      </w:pPr>
    </w:p>
    <w:p w14:paraId="30E551B6" w14:textId="578C1CBA" w:rsidR="008209A8" w:rsidRDefault="006C1F45" w:rsidP="008B12B1">
      <w:r>
        <w:t>In the context of political events, t</w:t>
      </w:r>
      <w:r w:rsidR="008209A8" w:rsidRPr="008209A8">
        <w:t>he World Handbook of Political Indicators IV</w:t>
      </w:r>
      <w:r w:rsidR="0082476C">
        <w:t xml:space="preserve"> (</w:t>
      </w:r>
      <w:r w:rsidR="008209A8" w:rsidRPr="008209A8">
        <w:t>WHIV</w:t>
      </w:r>
      <w:r w:rsidR="0082476C">
        <w:t>)</w:t>
      </w:r>
      <w:r w:rsidR="00B67828">
        <w:rPr>
          <w:rStyle w:val="FootnoteReference"/>
        </w:rPr>
        <w:footnoteReference w:id="2"/>
      </w:r>
      <w:r w:rsidR="00DB5B61">
        <w:t xml:space="preserve"> </w:t>
      </w:r>
      <w:r w:rsidR="00CD6C54" w:rsidRPr="00CD6C54">
        <w:t xml:space="preserve">provides a set of country-level measures </w:t>
      </w:r>
      <w:r w:rsidR="001C28F8">
        <w:t>for contentious political</w:t>
      </w:r>
      <w:r w:rsidR="00CD6C54" w:rsidRPr="00CD6C54">
        <w:t xml:space="preserve"> events</w:t>
      </w:r>
      <w:r w:rsidR="00785672">
        <w:t xml:space="preserve"> and </w:t>
      </w:r>
      <w:r w:rsidR="008B12B1">
        <w:t>identifies</w:t>
      </w:r>
      <w:r w:rsidR="00785672">
        <w:t xml:space="preserve"> particular components </w:t>
      </w:r>
      <w:r w:rsidR="008B12B1">
        <w:t>in an event,</w:t>
      </w:r>
      <w:r w:rsidR="00785672">
        <w:t xml:space="preserve"> such as</w:t>
      </w:r>
      <w:r w:rsidR="00785672" w:rsidRPr="0059046C">
        <w:t xml:space="preserve"> an actor, an event form or type, and one or more targets, along with the date and location</w:t>
      </w:r>
      <w:r w:rsidR="00785672">
        <w:t xml:space="preserve"> </w:t>
      </w:r>
      <w:r w:rsidR="00C93407">
        <w:fldChar w:fldCharType="begin"/>
      </w:r>
      <w:r w:rsidR="00C93407">
        <w:instrText xml:space="preserve"> ADDIN EN.CITE &lt;EndNote&gt;&lt;Cite&gt;&lt;Author&gt;Jenkins&lt;/Author&gt;&lt;Year&gt;2012&lt;/Year&gt;&lt;RecNum&gt;19&lt;/RecNum&gt;&lt;DisplayText&gt;(Jenkins et al., 2012)&lt;/DisplayText&gt;&lt;record&gt;&lt;rec-number&gt;19&lt;/rec-number&gt;&lt;foreign-keys&gt;&lt;key app="EN" db-id="xswd2wdacs9tf4ewfauve5addsx2stxsddwe" timestamp="1713394462"&gt;19&lt;/key&gt;&lt;/foreign-keys&gt;&lt;ref-type name="Journal Article"&gt;17&lt;/ref-type&gt;&lt;contributors&gt;&lt;authors&gt;&lt;author&gt;Jenkins, Craig J&lt;/author&gt;&lt;author&gt;Taylor, Charles Lewis&lt;/author&gt;&lt;author&gt;Abbott, Marianne&lt;/author&gt;&lt;author&gt;Maher, Thomas V&lt;/author&gt;&lt;author&gt;Peterson, Lindsey&lt;/author&gt;&lt;/authors&gt;&lt;/contributors&gt;&lt;titles&gt;&lt;title&gt;The World Handbook of political indicators IV: An introduction and codebook&lt;/title&gt;&lt;secondary-title&gt;Mershon Center for International Security Studies, The Ohio State University&lt;/secondary-title&gt;&lt;/titles&gt;&lt;periodical&gt;&lt;full-title&gt;Mershon Center for International Security Studies, The Ohio State University&lt;/full-title&gt;&lt;/periodical&gt;&lt;dates&gt;&lt;year&gt;2012&lt;/year&gt;&lt;/dates&gt;&lt;urls&gt;&lt;/urls&gt;&lt;/record&gt;&lt;/Cite&gt;&lt;/EndNote&gt;</w:instrText>
      </w:r>
      <w:r w:rsidR="00C93407">
        <w:fldChar w:fldCharType="separate"/>
      </w:r>
      <w:r w:rsidR="00C93407">
        <w:rPr>
          <w:noProof/>
        </w:rPr>
        <w:t>(Jenkins et al., 2012)</w:t>
      </w:r>
      <w:r w:rsidR="00C93407">
        <w:fldChar w:fldCharType="end"/>
      </w:r>
      <w:r w:rsidR="00C93407">
        <w:t>.</w:t>
      </w:r>
      <w:r w:rsidR="003F01F9">
        <w:t xml:space="preserve"> WHIV </w:t>
      </w:r>
      <w:r w:rsidR="00FA1340">
        <w:t xml:space="preserve">contains 40 event forms </w:t>
      </w:r>
      <w:r w:rsidR="00437B41">
        <w:t>but could be</w:t>
      </w:r>
      <w:r w:rsidR="0044375F">
        <w:t xml:space="preserve"> </w:t>
      </w:r>
      <w:r w:rsidR="001F3112">
        <w:t>resumed</w:t>
      </w:r>
      <w:r w:rsidR="00327157">
        <w:t xml:space="preserve"> into four main </w:t>
      </w:r>
      <w:r w:rsidR="001F3112">
        <w:t>categories</w:t>
      </w:r>
      <w:r w:rsidR="00327157">
        <w:t xml:space="preserve"> of </w:t>
      </w:r>
      <w:r w:rsidR="001F3112">
        <w:t>event</w:t>
      </w:r>
      <w:r w:rsidR="00327157">
        <w:t xml:space="preserve"> types</w:t>
      </w:r>
      <w:r w:rsidR="000E4FE9">
        <w:t xml:space="preserve"> such as protest</w:t>
      </w:r>
      <w:r w:rsidR="004B7DEB">
        <w:t xml:space="preserve">, political violence, political </w:t>
      </w:r>
      <w:r w:rsidR="00A66D9A">
        <w:t>sanctions</w:t>
      </w:r>
      <w:r w:rsidR="004B7DEB">
        <w:t xml:space="preserve"> and political re</w:t>
      </w:r>
      <w:r w:rsidR="00893F00">
        <w:t>la</w:t>
      </w:r>
      <w:r w:rsidR="00A66D9A">
        <w:t>xations</w:t>
      </w:r>
    </w:p>
    <w:p w14:paraId="14B4BF45" w14:textId="77777777" w:rsidR="008B12B1" w:rsidRPr="008B12B1" w:rsidRDefault="008B12B1" w:rsidP="008B12B1">
      <w:pPr>
        <w:pStyle w:val="NormalIndent"/>
        <w:ind w:firstLine="0"/>
      </w:pPr>
    </w:p>
    <w:p w14:paraId="696F4422" w14:textId="0D18AFE9" w:rsidR="0000318A" w:rsidRPr="00682C91" w:rsidRDefault="00CA5BF3" w:rsidP="00683DD3">
      <w:pPr>
        <w:pStyle w:val="NormalIndent"/>
        <w:ind w:firstLine="0"/>
        <w:rPr>
          <w:szCs w:val="22"/>
        </w:rPr>
      </w:pPr>
      <w:r w:rsidRPr="00985768">
        <w:rPr>
          <w:i/>
          <w:iCs/>
        </w:rPr>
        <w:lastRenderedPageBreak/>
        <w:t>Shock</w:t>
      </w:r>
      <w:r w:rsidRPr="00291A8E">
        <w:t xml:space="preserve"> can be </w:t>
      </w:r>
      <w:r w:rsidR="00E442B8" w:rsidRPr="00291A8E">
        <w:t>defined</w:t>
      </w:r>
      <w:r w:rsidRPr="00291A8E">
        <w:t xml:space="preserve"> as a sudden, significant disruption that challenges the system's ability to maintain its functionality and adapt to new circumstances</w:t>
      </w:r>
      <w:r w:rsidR="00914F00">
        <w:t xml:space="preserve"> </w:t>
      </w:r>
      <w:r w:rsidR="00EB372A" w:rsidRPr="00291A8E">
        <w:fldChar w:fldCharType="begin"/>
      </w:r>
      <w:r w:rsidR="00EB372A" w:rsidRPr="00291A8E">
        <w:instrText xml:space="preserve"> ADDIN EN.CITE &lt;EndNote&gt;&lt;Cite&gt;&lt;Author&gt;Srinivasan&lt;/Author&gt;&lt;Year&gt;2015&lt;/Year&gt;&lt;RecNum&gt;7&lt;/RecNum&gt;&lt;DisplayText&gt;(Srinivasan &amp;amp; Kumar, 2015)&lt;/DisplayText&gt;&lt;record&gt;&lt;rec-number&gt;7&lt;/rec-number&gt;&lt;foreign-keys&gt;&lt;key app="EN" db-id="xswd2wdacs9tf4ewfauve5addsx2stxsddwe" timestamp="1713319871"&gt;7&lt;/key&gt;&lt;/foreign-keys&gt;&lt;ref-type name="Journal Article"&gt;17&lt;/ref-type&gt;&lt;contributors&gt;&lt;authors&gt;&lt;author&gt;Srinivasan, Venkatraman&lt;/author&gt;&lt;author&gt;Kumar, Praveen&lt;/author&gt;&lt;/authors&gt;&lt;/contributors&gt;&lt;titles&gt;&lt;title&gt;Emergent and divergent resilience behavior in catastrophic shift systems&lt;/title&gt;&lt;secondary-title&gt;Ecological Modelling&lt;/secondary-title&gt;&lt;tertiary-title&gt;Ecological Modelling&lt;/tertiary-title&gt;&lt;/titles&gt;&lt;periodical&gt;&lt;full-title&gt;Ecological Modelling&lt;/full-title&gt;&lt;/periodical&gt;&lt;pages&gt;87-105&lt;/pages&gt;&lt;volume&gt;298&lt;/volume&gt;&lt;number&gt;C&lt;/number&gt;&lt;dates&gt;&lt;year&gt;2015&lt;/year&gt;&lt;/dates&gt;&lt;publisher&gt;Elsevier&lt;/publisher&gt;&lt;urls&gt;&lt;related-urls&gt;&lt;url&gt;https://ideas.repec.org/a/eee/ecomod/v298y2015icp87-105.html&lt;/url&gt;&lt;/related-urls&gt;&lt;/urls&gt;&lt;electronic-resource-num&gt;10.1016/j.ecolmodel.2013.&lt;/electronic-resource-num&gt;&lt;/record&gt;&lt;/Cite&gt;&lt;/EndNote&gt;</w:instrText>
      </w:r>
      <w:r w:rsidR="00EB372A" w:rsidRPr="00291A8E">
        <w:fldChar w:fldCharType="separate"/>
      </w:r>
      <w:r w:rsidR="00EB372A" w:rsidRPr="00291A8E">
        <w:t>(Srinivasan &amp; Kumar, 2015)</w:t>
      </w:r>
      <w:r w:rsidR="00EB372A" w:rsidRPr="00291A8E">
        <w:fldChar w:fldCharType="end"/>
      </w:r>
      <w:r w:rsidR="0041565A" w:rsidRPr="00291A8E">
        <w:t xml:space="preserve">. </w:t>
      </w:r>
      <w:r w:rsidRPr="00291A8E">
        <w:t xml:space="preserve">These shocks can be caused </w:t>
      </w:r>
      <w:r w:rsidR="00537C4D">
        <w:t xml:space="preserve"> </w:t>
      </w:r>
      <w:r w:rsidRPr="00291A8E">
        <w:t>by a variety of factors, including natural disasters, human-made events, and changes in environmental conditions</w:t>
      </w:r>
      <w:r w:rsidR="00914F00">
        <w:t xml:space="preserve"> </w:t>
      </w:r>
      <w:r w:rsidR="00977D56" w:rsidRPr="00291A8E">
        <w:fldChar w:fldCharType="begin"/>
      </w:r>
      <w:r w:rsidR="00977D56" w:rsidRPr="00291A8E">
        <w:instrText xml:space="preserve"> ADDIN EN.CITE &lt;EndNote&gt;&lt;Cite&gt;&lt;Author&gt;Jenelius&lt;/Author&gt;&lt;Year&gt;2020&lt;/Year&gt;&lt;RecNum&gt;8&lt;/RecNum&gt;&lt;DisplayText&gt;(Jenelius &amp;amp; Mattsson, 2020)&lt;/DisplayText&gt;&lt;record&gt;&lt;rec-number&gt;8&lt;/rec-number&gt;&lt;foreign-keys&gt;&lt;key app="EN" db-id="xswd2wdacs9tf4ewfauve5addsx2stxsddwe" timestamp="1713319943"&gt;8&lt;/key&gt;&lt;/foreign-keys&gt;&lt;ref-type name="Book Section"&gt;5&lt;/ref-type&gt;&lt;contributors&gt;&lt;authors&gt;&lt;author&gt;Jenelius, Erik&lt;/author&gt;&lt;author&gt;Mattsson, Lars-Göran&lt;/author&gt;&lt;/authors&gt;&lt;/contributors&gt;&lt;titles&gt;&lt;title&gt;Resilience of Transport Systems&lt;/title&gt;&lt;/titles&gt;&lt;dates&gt;&lt;year&gt;2020&lt;/year&gt;&lt;/dates&gt;&lt;urls&gt;&lt;/urls&gt;&lt;/record&gt;&lt;/Cite&gt;&lt;/EndNote&gt;</w:instrText>
      </w:r>
      <w:r w:rsidR="00977D56" w:rsidRPr="00291A8E">
        <w:fldChar w:fldCharType="separate"/>
      </w:r>
      <w:r w:rsidR="00977D56" w:rsidRPr="00291A8E">
        <w:t>(Jenelius &amp; Mattsson, 2020)</w:t>
      </w:r>
      <w:r w:rsidR="00977D56" w:rsidRPr="00291A8E">
        <w:fldChar w:fldCharType="end"/>
      </w:r>
      <w:r w:rsidR="00977D56" w:rsidRPr="00291A8E">
        <w:t>.</w:t>
      </w:r>
      <w:r w:rsidR="007F1BB2" w:rsidRPr="00291A8E">
        <w:t xml:space="preserve"> </w:t>
      </w:r>
      <w:r w:rsidR="00054CA8" w:rsidRPr="00291A8E">
        <w:fldChar w:fldCharType="begin"/>
      </w:r>
      <w:r w:rsidR="00054CA8" w:rsidRPr="00291A8E">
        <w:instrText xml:space="preserve"> ADDIN EN.CITE &lt;EndNote&gt;&lt;Cite AuthorYear="1"&gt;&lt;Author&gt;Pradhan&lt;/Author&gt;&lt;Year&gt;2018&lt;/Year&gt;&lt;RecNum&gt;11&lt;/RecNum&gt;&lt;DisplayText&gt;Pradhan and Mukherjee (2018)&lt;/DisplayText&gt;&lt;record&gt;&lt;rec-number&gt;11&lt;/rec-number&gt;&lt;foreign-keys&gt;&lt;key app="EN" db-id="xswd2wdacs9tf4ewfauve5addsx2stxsddwe" timestamp="1713320436"&gt;11&lt;/key&gt;&lt;/foreign-keys&gt;&lt;ref-type name="Journal Article"&gt;17&lt;/ref-type&gt;&lt;contributors&gt;&lt;authors&gt;&lt;author&gt;Pradhan, Kailash Chandra&lt;/author&gt;&lt;author&gt;Mukherjee, Shrabani&lt;/author&gt;&lt;/authors&gt;&lt;/contributors&gt;&lt;titles&gt;&lt;title&gt;Covariate and Idiosyncratic Shocks and Coping Strategies for Poor and Non-poor Rural Households in India&lt;/title&gt;&lt;secondary-title&gt;Journal of Quantitative Economics&lt;/secondary-title&gt;&lt;/titles&gt;&lt;periodical&gt;&lt;full-title&gt;Journal of Quantitative Economics&lt;/full-title&gt;&lt;/periodical&gt;&lt;pages&gt;101-127&lt;/pages&gt;&lt;volume&gt;16&lt;/volume&gt;&lt;number&gt;1&lt;/number&gt;&lt;dates&gt;&lt;year&gt;2018&lt;/year&gt;&lt;pub-dates&gt;&lt;date&gt;2018/03/01&lt;/date&gt;&lt;/pub-dates&gt;&lt;/dates&gt;&lt;isbn&gt;2364-1045&lt;/isbn&gt;&lt;urls&gt;&lt;related-urls&gt;&lt;url&gt;https://doi.org/10.1007/s40953-017-0073-8&lt;/url&gt;&lt;/related-urls&gt;&lt;/urls&gt;&lt;electronic-resource-num&gt;10.1007/s40953-017-0073-8&lt;/electronic-resource-num&gt;&lt;/record&gt;&lt;/Cite&gt;&lt;/EndNote&gt;</w:instrText>
      </w:r>
      <w:r w:rsidR="00054CA8" w:rsidRPr="00291A8E">
        <w:fldChar w:fldCharType="separate"/>
      </w:r>
      <w:r w:rsidR="00054CA8" w:rsidRPr="00291A8E">
        <w:t>Pradhan and Mukherjee (2018)</w:t>
      </w:r>
      <w:r w:rsidR="00054CA8" w:rsidRPr="00291A8E">
        <w:fldChar w:fldCharType="end"/>
      </w:r>
      <w:r w:rsidR="00054CA8" w:rsidRPr="00291A8E">
        <w:t xml:space="preserve"> </w:t>
      </w:r>
      <w:r w:rsidR="003F38D6" w:rsidRPr="00291A8E">
        <w:t xml:space="preserve">cite </w:t>
      </w:r>
      <w:r w:rsidR="008E1AC7" w:rsidRPr="00291A8E">
        <w:fldChar w:fldCharType="begin"/>
      </w:r>
      <w:r w:rsidR="008E1AC7" w:rsidRPr="00291A8E">
        <w:instrText xml:space="preserve"> ADDIN EN.CITE &lt;EndNote&gt;&lt;Cite AuthorYear="1"&gt;&lt;Author&gt;Clarke&lt;/Author&gt;&lt;Year&gt;2015&lt;/Year&gt;&lt;RecNum&gt;12&lt;/RecNum&gt;&lt;DisplayText&gt;Clarke and Dercon (2015)&lt;/DisplayText&gt;&lt;record&gt;&lt;rec-number&gt;12&lt;/rec-number&gt;&lt;foreign-keys&gt;&lt;key app="EN" db-id="xswd2wdacs9tf4ewfauve5addsx2stxsddwe" timestamp="1713320620"&gt;12&lt;/key&gt;&lt;/foreign-keys&gt;&lt;ref-type name="Journal Article"&gt;17&lt;/ref-type&gt;&lt;contributors&gt;&lt;authors&gt;&lt;author&gt;Clarke, Daniel&lt;/author&gt;&lt;author&gt;Dercon, Stefan&lt;/author&gt;&lt;/authors&gt;&lt;/contributors&gt;&lt;titles&gt;&lt;title&gt;Insurance, credit and safety nets for the poor in a world of risk&lt;/title&gt;&lt;secondary-title&gt;Financing for Overcoming Economic Insecurity&lt;/secondary-title&gt;&lt;/titles&gt;&lt;periodical&gt;&lt;full-title&gt;Financing for Overcoming Economic Insecurity&lt;/full-title&gt;&lt;/periodical&gt;&lt;pages&gt;85-110&lt;/pages&gt;&lt;dates&gt;&lt;year&gt;2015&lt;/year&gt;&lt;/dates&gt;&lt;urls&gt;&lt;/urls&gt;&lt;/record&gt;&lt;/Cite&gt;&lt;/EndNote&gt;</w:instrText>
      </w:r>
      <w:r w:rsidR="008E1AC7" w:rsidRPr="00291A8E">
        <w:fldChar w:fldCharType="separate"/>
      </w:r>
      <w:r w:rsidR="008E1AC7" w:rsidRPr="00291A8E">
        <w:t>Clarke and Dercon (2015)</w:t>
      </w:r>
      <w:r w:rsidR="008E1AC7" w:rsidRPr="00291A8E">
        <w:fldChar w:fldCharType="end"/>
      </w:r>
      <w:r w:rsidR="008E1AC7" w:rsidRPr="00291A8E">
        <w:t>,</w:t>
      </w:r>
      <w:r w:rsidR="0000318A" w:rsidRPr="00291A8E">
        <w:t xml:space="preserve"> </w:t>
      </w:r>
      <w:r w:rsidR="0047700A" w:rsidRPr="00291A8E">
        <w:t>who</w:t>
      </w:r>
      <w:r w:rsidR="0000318A" w:rsidRPr="00291A8E">
        <w:t xml:space="preserve"> categorized shocks into various types depending on their origins, such as climate-related, economic, political, criminal, and health-related</w:t>
      </w:r>
      <w:r w:rsidR="0000318A" w:rsidRPr="00682C91">
        <w:rPr>
          <w:szCs w:val="22"/>
        </w:rPr>
        <w:t>.</w:t>
      </w:r>
    </w:p>
    <w:p w14:paraId="26C969B6" w14:textId="77777777" w:rsidR="00683DD3" w:rsidRDefault="00683DD3" w:rsidP="00683DD3">
      <w:pPr>
        <w:pStyle w:val="NormalIndent"/>
        <w:ind w:firstLine="0"/>
        <w:rPr>
          <w:sz w:val="24"/>
          <w:szCs w:val="24"/>
        </w:rPr>
      </w:pPr>
    </w:p>
    <w:p w14:paraId="099DE519" w14:textId="2FA0FBF5" w:rsidR="00683DD3" w:rsidRPr="00291A8E" w:rsidRDefault="00661906" w:rsidP="00291A8E">
      <w:r w:rsidRPr="00291A8E">
        <w:t>Authors</w:t>
      </w:r>
      <w:r w:rsidR="001B42E1" w:rsidRPr="00291A8E">
        <w:t xml:space="preserve"> like</w:t>
      </w:r>
      <w:r w:rsidR="0096692A" w:rsidRPr="00291A8E">
        <w:t xml:space="preserve"> </w:t>
      </w:r>
      <w:r w:rsidR="002E5B3B">
        <w:t xml:space="preserve">the </w:t>
      </w:r>
      <w:r w:rsidR="0096692A" w:rsidRPr="00291A8E">
        <w:t xml:space="preserve">Organization for Economic Co-operation and Development </w:t>
      </w:r>
      <w:r w:rsidR="003014C8">
        <w:t>(</w:t>
      </w:r>
      <w:r w:rsidR="00683DD3" w:rsidRPr="00291A8E">
        <w:t>OECD</w:t>
      </w:r>
      <w:r w:rsidR="003014C8">
        <w:t>)</w:t>
      </w:r>
      <w:r w:rsidR="002E5B3B">
        <w:t xml:space="preserve"> </w:t>
      </w:r>
      <w:r w:rsidR="002E5B3B">
        <w:fldChar w:fldCharType="begin"/>
      </w:r>
      <w:r w:rsidR="00E162BC">
        <w:instrText xml:space="preserve"> ADDIN EN.CITE &lt;EndNote&gt;&lt;Cite ExcludeAuth="1"&gt;&lt;Author&gt;OECD&lt;/Author&gt;&lt;Year&gt;2014&lt;/Year&gt;&lt;RecNum&gt;13&lt;/RecNum&gt;&lt;DisplayText&gt;(2014)&lt;/DisplayText&gt;&lt;record&gt;&lt;rec-number&gt;13&lt;/rec-number&gt;&lt;foreign-keys&gt;&lt;key app="EN" db-id="xswd2wdacs9tf4ewfauve5addsx2stxsddwe" timestamp="1713320785"&gt;13&lt;/key&gt;&lt;/foreign-keys&gt;&lt;ref-type name="Book"&gt;6&lt;/ref-type&gt;&lt;contributors&gt;&lt;authors&gt;&lt;author&gt;OECD&lt;/author&gt;&lt;/authors&gt;&lt;/contributors&gt;&lt;titles&gt;&lt;title&gt;Guidelines for Resilience Systems Analysis: How to Analyse Risk and Build a Roadmap to Resilience&lt;/title&gt;&lt;/titles&gt;&lt;dates&gt;&lt;year&gt;2014&lt;/year&gt;&lt;/dates&gt;&lt;urls&gt;&lt;related-urls&gt;&lt;url&gt;https://www.oecd-ilibrary.org/content/publication/3b1d3efe-en&lt;/url&gt;&lt;/related-urls&gt;&lt;/urls&gt;&lt;electronic-resource-num&gt;doi:https://doi.org/10.1787/3b1d3efe-en&lt;/electronic-resource-num&gt;&lt;/record&gt;&lt;/Cite&gt;&lt;/EndNote&gt;</w:instrText>
      </w:r>
      <w:r w:rsidR="002E5B3B">
        <w:fldChar w:fldCharType="separate"/>
      </w:r>
      <w:r w:rsidR="00E162BC">
        <w:rPr>
          <w:noProof/>
        </w:rPr>
        <w:t>(2014)</w:t>
      </w:r>
      <w:r w:rsidR="002E5B3B">
        <w:fldChar w:fldCharType="end"/>
      </w:r>
      <w:r w:rsidR="00683DD3" w:rsidRPr="00291A8E">
        <w:t xml:space="preserve"> </w:t>
      </w:r>
      <w:r w:rsidR="001B42E1" w:rsidRPr="00291A8E">
        <w:t xml:space="preserve">and </w:t>
      </w:r>
      <w:r w:rsidRPr="00291A8E">
        <w:fldChar w:fldCharType="begin"/>
      </w:r>
      <w:r w:rsidRPr="00291A8E">
        <w:instrText xml:space="preserve"> ADDIN EN.CITE &lt;EndNote&gt;&lt;Cite AuthorYear="1"&gt;&lt;Author&gt;Pradhan&lt;/Author&gt;&lt;Year&gt;2018&lt;/Year&gt;&lt;RecNum&gt;11&lt;/RecNum&gt;&lt;DisplayText&gt;Pradhan and Mukherjee (2018)&lt;/DisplayText&gt;&lt;record&gt;&lt;rec-number&gt;11&lt;/rec-number&gt;&lt;foreign-keys&gt;&lt;key app="EN" db-id="xswd2wdacs9tf4ewfauve5addsx2stxsddwe" timestamp="1713320436"&gt;11&lt;/key&gt;&lt;/foreign-keys&gt;&lt;ref-type name="Journal Article"&gt;17&lt;/ref-type&gt;&lt;contributors&gt;&lt;authors&gt;&lt;author&gt;Pradhan, Kailash Chandra&lt;/author&gt;&lt;author&gt;Mukherjee, Shrabani&lt;/author&gt;&lt;/authors&gt;&lt;/contributors&gt;&lt;titles&gt;&lt;title&gt;Covariate and Idiosyncratic Shocks and Coping Strategies for Poor and Non-poor Rural Households in India&lt;/title&gt;&lt;secondary-title&gt;Journal of Quantitative Economics&lt;/secondary-title&gt;&lt;/titles&gt;&lt;periodical&gt;&lt;full-title&gt;Journal of Quantitative Economics&lt;/full-title&gt;&lt;/periodical&gt;&lt;pages&gt;101-127&lt;/pages&gt;&lt;volume&gt;16&lt;/volume&gt;&lt;number&gt;1&lt;/number&gt;&lt;dates&gt;&lt;year&gt;2018&lt;/year&gt;&lt;pub-dates&gt;&lt;date&gt;2018/03/01&lt;/date&gt;&lt;/pub-dates&gt;&lt;/dates&gt;&lt;isbn&gt;2364-1045&lt;/isbn&gt;&lt;urls&gt;&lt;related-urls&gt;&lt;url&gt;https://doi.org/10.1007/s40953-017-0073-8&lt;/url&gt;&lt;/related-urls&gt;&lt;/urls&gt;&lt;electronic-resource-num&gt;10.1007/s40953-017-0073-8&lt;/electronic-resource-num&gt;&lt;/record&gt;&lt;/Cite&gt;&lt;/EndNote&gt;</w:instrText>
      </w:r>
      <w:r w:rsidRPr="00291A8E">
        <w:fldChar w:fldCharType="separate"/>
      </w:r>
      <w:r w:rsidRPr="00291A8E">
        <w:t>Pradhan and Mukherjee (2018)</w:t>
      </w:r>
      <w:r w:rsidRPr="00291A8E">
        <w:fldChar w:fldCharType="end"/>
      </w:r>
      <w:r w:rsidRPr="00291A8E">
        <w:t xml:space="preserve"> </w:t>
      </w:r>
      <w:r w:rsidR="001B42E1" w:rsidRPr="00291A8E">
        <w:t>men</w:t>
      </w:r>
      <w:r w:rsidR="000175F9" w:rsidRPr="00291A8E">
        <w:t>tion that</w:t>
      </w:r>
      <w:r w:rsidR="00683DD3" w:rsidRPr="00291A8E">
        <w:t xml:space="preserve"> </w:t>
      </w:r>
      <w:r w:rsidR="00F35077">
        <w:t xml:space="preserve">at a </w:t>
      </w:r>
      <w:r w:rsidR="00876D35" w:rsidRPr="00291A8E">
        <w:t>macro level,</w:t>
      </w:r>
      <w:r w:rsidR="000175F9" w:rsidRPr="00291A8E">
        <w:t xml:space="preserve"> </w:t>
      </w:r>
      <w:r w:rsidR="00683DD3" w:rsidRPr="00291A8E">
        <w:t>shocks</w:t>
      </w:r>
      <w:r w:rsidR="00876D35" w:rsidRPr="00291A8E">
        <w:t xml:space="preserve"> can be categorized into</w:t>
      </w:r>
      <w:r w:rsidR="00683DD3" w:rsidRPr="00291A8E">
        <w:t xml:space="preserve"> </w:t>
      </w:r>
      <w:r w:rsidR="00985768">
        <w:rPr>
          <w:i/>
          <w:iCs/>
        </w:rPr>
        <w:t>c</w:t>
      </w:r>
      <w:r w:rsidR="00683DD3" w:rsidRPr="00985768">
        <w:rPr>
          <w:i/>
          <w:iCs/>
        </w:rPr>
        <w:t>ovariate shock</w:t>
      </w:r>
      <w:r w:rsidR="00876D35" w:rsidRPr="00291A8E">
        <w:t xml:space="preserve"> and </w:t>
      </w:r>
      <w:r w:rsidR="00985768">
        <w:rPr>
          <w:i/>
          <w:iCs/>
        </w:rPr>
        <w:t>i</w:t>
      </w:r>
      <w:r w:rsidR="00683DD3" w:rsidRPr="00985768">
        <w:rPr>
          <w:i/>
          <w:iCs/>
        </w:rPr>
        <w:t>diosyncratic shock</w:t>
      </w:r>
      <w:r w:rsidR="00876D35" w:rsidRPr="00291A8E">
        <w:t xml:space="preserve">. </w:t>
      </w:r>
      <w:r w:rsidR="00683DD3" w:rsidRPr="00291A8E">
        <w:t>Covariate shock</w:t>
      </w:r>
      <w:r w:rsidR="0014764C" w:rsidRPr="00291A8E">
        <w:t xml:space="preserve"> refers to e</w:t>
      </w:r>
      <w:r w:rsidR="00683DD3" w:rsidRPr="00291A8E">
        <w:t xml:space="preserve">vents that affect entire nations or communities, encompassing natural disasters and economic fluctuations like price increases and economic downturns </w:t>
      </w:r>
      <w:r w:rsidR="00054CA8" w:rsidRPr="00291A8E">
        <w:fldChar w:fldCharType="begin"/>
      </w:r>
      <w:r w:rsidR="00054CA8" w:rsidRPr="00291A8E">
        <w:instrText xml:space="preserve"> ADDIN EN.CITE &lt;EndNote&gt;&lt;Cite&gt;&lt;Author&gt;Feeny&lt;/Author&gt;&lt;Year&gt;2016&lt;/Year&gt;&lt;RecNum&gt;10&lt;/RecNum&gt;&lt;DisplayText&gt;(Feeny &amp;amp; Miller-Dawkins, 2016)&lt;/DisplayText&gt;&lt;record&gt;&lt;rec-number&gt;10&lt;/rec-number&gt;&lt;foreign-keys&gt;&lt;key app="EN" db-id="xswd2wdacs9tf4ewfauve5addsx2stxsddwe" timestamp="1713320372"&gt;10&lt;/key&gt;&lt;/foreign-keys&gt;&lt;ref-type name="Journal Article"&gt;17&lt;/ref-type&gt;&lt;contributors&gt;&lt;authors&gt;&lt;author&gt;Feeny, Simon&lt;/author&gt;&lt;author&gt;Miller-Dawkins, May&lt;/author&gt;&lt;/authors&gt;&lt;/contributors&gt;&lt;titles&gt;&lt;title&gt;Household Vulnerability and Resilience to Economic Shocks in Melanesia: An Overview&lt;/title&gt;&lt;secondary-title&gt;Household Vulnerability and Resilience to Economic Shocks&lt;/secondary-title&gt;&lt;/titles&gt;&lt;periodical&gt;&lt;full-title&gt;Household Vulnerability and Resilience to Economic Shocks&lt;/full-title&gt;&lt;/periodical&gt;&lt;pages&gt;1-22&lt;/pages&gt;&lt;dates&gt;&lt;year&gt;2016&lt;/year&gt;&lt;/dates&gt;&lt;urls&gt;&lt;/urls&gt;&lt;/record&gt;&lt;/Cite&gt;&lt;/EndNote&gt;</w:instrText>
      </w:r>
      <w:r w:rsidR="00054CA8" w:rsidRPr="00291A8E">
        <w:fldChar w:fldCharType="separate"/>
      </w:r>
      <w:r w:rsidR="00054CA8" w:rsidRPr="00291A8E">
        <w:t>(Feeny &amp; Miller-Dawkins, 2016)</w:t>
      </w:r>
      <w:r w:rsidR="00054CA8" w:rsidRPr="00291A8E">
        <w:fldChar w:fldCharType="end"/>
      </w:r>
      <w:r w:rsidR="00606135" w:rsidRPr="00291A8E">
        <w:t>.</w:t>
      </w:r>
      <w:r w:rsidR="002B4732" w:rsidRPr="00291A8E">
        <w:t xml:space="preserve"> </w:t>
      </w:r>
      <w:r w:rsidR="00683DD3" w:rsidRPr="00291A8E">
        <w:t>Idiosyncratic shock</w:t>
      </w:r>
      <w:r w:rsidR="002B4732" w:rsidRPr="00291A8E">
        <w:t xml:space="preserve"> refers to</w:t>
      </w:r>
      <w:r w:rsidR="00683DD3" w:rsidRPr="00291A8E">
        <w:t xml:space="preserve"> </w:t>
      </w:r>
      <w:r w:rsidR="002B4732" w:rsidRPr="00291A8E">
        <w:t>e</w:t>
      </w:r>
      <w:r w:rsidR="00683DD3" w:rsidRPr="00291A8E">
        <w:t>vents that specifically affect individuals and families, such as the death of the main breadwinner or the loss of income-generating activity</w:t>
      </w:r>
      <w:r w:rsidR="00606135" w:rsidRPr="00291A8E">
        <w:t xml:space="preserve"> </w:t>
      </w:r>
      <w:r w:rsidR="00054CA8" w:rsidRPr="00291A8E">
        <w:fldChar w:fldCharType="begin"/>
      </w:r>
      <w:r w:rsidR="00054CA8" w:rsidRPr="00291A8E">
        <w:instrText xml:space="preserve"> ADDIN EN.CITE &lt;EndNote&gt;&lt;Cite&gt;&lt;Author&gt;Feeny&lt;/Author&gt;&lt;Year&gt;2016&lt;/Year&gt;&lt;RecNum&gt;10&lt;/RecNum&gt;&lt;DisplayText&gt;(Feeny &amp;amp; Miller-Dawkins, 2016)&lt;/DisplayText&gt;&lt;record&gt;&lt;rec-number&gt;10&lt;/rec-number&gt;&lt;foreign-keys&gt;&lt;key app="EN" db-id="xswd2wdacs9tf4ewfauve5addsx2stxsddwe" timestamp="1713320372"&gt;10&lt;/key&gt;&lt;/foreign-keys&gt;&lt;ref-type name="Journal Article"&gt;17&lt;/ref-type&gt;&lt;contributors&gt;&lt;authors&gt;&lt;author&gt;Feeny, Simon&lt;/author&gt;&lt;author&gt;Miller-Dawkins, May&lt;/author&gt;&lt;/authors&gt;&lt;/contributors&gt;&lt;titles&gt;&lt;title&gt;Household Vulnerability and Resilience to Economic Shocks in Melanesia: An Overview&lt;/title&gt;&lt;secondary-title&gt;Household Vulnerability and Resilience to Economic Shocks&lt;/secondary-title&gt;&lt;/titles&gt;&lt;periodical&gt;&lt;full-title&gt;Household Vulnerability and Resilience to Economic Shocks&lt;/full-title&gt;&lt;/periodical&gt;&lt;pages&gt;1-22&lt;/pages&gt;&lt;dates&gt;&lt;year&gt;2016&lt;/year&gt;&lt;/dates&gt;&lt;urls&gt;&lt;/urls&gt;&lt;/record&gt;&lt;/Cite&gt;&lt;/EndNote&gt;</w:instrText>
      </w:r>
      <w:r w:rsidR="00054CA8" w:rsidRPr="00291A8E">
        <w:fldChar w:fldCharType="separate"/>
      </w:r>
      <w:r w:rsidR="00054CA8" w:rsidRPr="00291A8E">
        <w:t>(Feeny &amp; Miller-Dawkins, 2016)</w:t>
      </w:r>
      <w:r w:rsidR="00054CA8" w:rsidRPr="00291A8E">
        <w:fldChar w:fldCharType="end"/>
      </w:r>
      <w:r w:rsidR="00606135" w:rsidRPr="00291A8E">
        <w:t>.</w:t>
      </w:r>
    </w:p>
    <w:p w14:paraId="5AF36ECE" w14:textId="77777777" w:rsidR="00BA133B" w:rsidRDefault="00BA133B" w:rsidP="1F9738D3">
      <w:pPr>
        <w:pStyle w:val="NormalIndent"/>
        <w:ind w:firstLine="0"/>
        <w:rPr>
          <w:sz w:val="24"/>
          <w:szCs w:val="24"/>
        </w:rPr>
      </w:pPr>
    </w:p>
    <w:p w14:paraId="6280CC67" w14:textId="1C2EE25D" w:rsidR="006B1E17" w:rsidRDefault="002C5D53" w:rsidP="006B1E17">
      <w:pPr>
        <w:pStyle w:val="NormalIndent"/>
        <w:ind w:firstLine="0"/>
      </w:pPr>
      <w:r>
        <w:t xml:space="preserve">A </w:t>
      </w:r>
      <w:r w:rsidRPr="00387828">
        <w:rPr>
          <w:i/>
        </w:rPr>
        <w:t>crisis</w:t>
      </w:r>
      <w:r>
        <w:t xml:space="preserve"> is an event that could potentially lead to significant harm, and there are three necessary conditions that, taken together, are sufficient for its occurrence: (1) suddenness (sharp nonlinearity), (</w:t>
      </w:r>
      <w:r w:rsidR="00BD01C0">
        <w:t>2</w:t>
      </w:r>
      <w:r>
        <w:t xml:space="preserve">) impact on a large population, and (3) significant harm to </w:t>
      </w:r>
      <w:r w:rsidR="00831A11">
        <w:t xml:space="preserve">the </w:t>
      </w:r>
      <w:r w:rsidR="00831A11" w:rsidRPr="00831A11">
        <w:t>well-being o</w:t>
      </w:r>
      <w:r w:rsidR="00831A11">
        <w:t>f</w:t>
      </w:r>
      <w:r>
        <w:t xml:space="preserve"> that population within a relatively short period of time </w:t>
      </w:r>
      <w:r>
        <w:fldChar w:fldCharType="begin"/>
      </w:r>
      <w:r>
        <w:instrText xml:space="preserve"> ADDIN EN.CITE &lt;EndNote&gt;&lt;Cite&gt;&lt;Author&gt;Homer-Dixon&lt;/Author&gt;&lt;Year&gt;2015&lt;/Year&gt;&lt;RecNum&gt;169&lt;/RecNum&gt;&lt;DisplayText&gt;(Homer-Dixon et al., 2015)&lt;/DisplayText&gt;&lt;record&gt;&lt;rec-number&gt;169&lt;/rec-number&gt;&lt;foreign-keys&gt;&lt;key app="EN" db-id="pfvrwzf9o9fd5bepwfvpardwp2tz9dswadw2" timestamp="1713294848"&gt;169&lt;/key&gt;&lt;/foreign-keys&gt;&lt;ref-type name="Journal Article"&gt;17&lt;/ref-type&gt;&lt;contributors&gt;&lt;authors&gt;&lt;author&gt;Homer-Dixon, Thomas&lt;/author&gt;&lt;author&gt;Walker, Brian&lt;/author&gt;&lt;author&gt;Biggs, Reinette&lt;/author&gt;&lt;author&gt;Crépin, Anne-Sophie&lt;/author&gt;&lt;author&gt;Folke, Carl&lt;/author&gt;&lt;author&gt;Lambin, Eric F.&lt;/author&gt;&lt;author&gt;Peterson, Garry D.&lt;/author&gt;&lt;author&gt;Rockström, Johan&lt;/author&gt;&lt;author&gt;Scheffer, Marten&lt;/author&gt;&lt;author&gt;Steffen, Will&lt;/author&gt;&lt;author&gt;Troell, Max&lt;/author&gt;&lt;/authors&gt;&lt;/contributors&gt;&lt;titles&gt;&lt;title&gt;Synchronous failure: the emerging causal architecture of global crisis&lt;/title&gt;&lt;secondary-title&gt;Ecology and Society&lt;/secondary-title&gt;&lt;/titles&gt;&lt;periodical&gt;&lt;full-title&gt;Ecology and Society&lt;/full-title&gt;&lt;/periodical&gt;&lt;volume&gt;20&lt;/volume&gt;&lt;number&gt;3&lt;/number&gt;&lt;dates&gt;&lt;year&gt;2015&lt;/year&gt;&lt;/dates&gt;&lt;publisher&gt;Resilience Alliance Inc.&lt;/publisher&gt;&lt;isbn&gt;17083087&lt;/isbn&gt;&lt;urls&gt;&lt;related-urls&gt;&lt;url&gt;http://www.jstor.org/stable/26270255&lt;/url&gt;&lt;/related-urls&gt;&lt;/urls&gt;&lt;custom1&gt;Full publication date: Sep 2015&lt;/custom1&gt;&lt;remote-database-name&gt;JSTOR&lt;/remote-database-name&gt;&lt;access-date&gt;2024/04/16/&lt;/access-date&gt;&lt;/record&gt;&lt;/Cite&gt;&lt;/EndNote&gt;</w:instrText>
      </w:r>
      <w:r>
        <w:fldChar w:fldCharType="separate"/>
      </w:r>
      <w:r>
        <w:rPr>
          <w:noProof/>
        </w:rPr>
        <w:t>(Homer-Dixon et al., 2015)</w:t>
      </w:r>
      <w:r>
        <w:fldChar w:fldCharType="end"/>
      </w:r>
      <w:r>
        <w:t>.</w:t>
      </w:r>
      <w:r w:rsidR="005C6EB0">
        <w:t xml:space="preserve"> </w:t>
      </w:r>
      <w:r w:rsidR="00183533">
        <w:t>T</w:t>
      </w:r>
      <w:r w:rsidR="006B1E17">
        <w:t>h</w:t>
      </w:r>
      <w:r w:rsidR="00183533">
        <w:t>is</w:t>
      </w:r>
      <w:r w:rsidR="006B1E17">
        <w:t xml:space="preserve"> definition assumes that the harm is a direct</w:t>
      </w:r>
      <w:r w:rsidR="00183533">
        <w:t xml:space="preserve"> </w:t>
      </w:r>
      <w:r w:rsidR="006B1E17">
        <w:t>result of the crisis and</w:t>
      </w:r>
      <w:r w:rsidR="00BD01C0">
        <w:t>, therefore,</w:t>
      </w:r>
      <w:r w:rsidR="006B1E17">
        <w:t xml:space="preserve"> occurs relatively rapidly. It thus</w:t>
      </w:r>
      <w:r w:rsidR="00183533">
        <w:t xml:space="preserve"> </w:t>
      </w:r>
      <w:r w:rsidR="006B1E17">
        <w:t xml:space="preserve">does not </w:t>
      </w:r>
      <w:r w:rsidR="00041B02">
        <w:t>exclude</w:t>
      </w:r>
      <w:r w:rsidR="006B1E17">
        <w:t xml:space="preserve"> the possibility that a crisis can precipitate widely</w:t>
      </w:r>
      <w:r w:rsidR="00183533">
        <w:t xml:space="preserve"> </w:t>
      </w:r>
      <w:r w:rsidR="006B1E17">
        <w:t>beneficial changes in psychological states, social structures, and</w:t>
      </w:r>
      <w:r w:rsidR="00183533">
        <w:t xml:space="preserve"> </w:t>
      </w:r>
      <w:r w:rsidR="006B1E17">
        <w:t>general well-being over a longer period of time</w:t>
      </w:r>
      <w:r w:rsidR="00183533">
        <w:t xml:space="preserve">. </w:t>
      </w:r>
    </w:p>
    <w:p w14:paraId="595A0772" w14:textId="77777777" w:rsidR="002C5D53" w:rsidRDefault="002C5D53" w:rsidP="1F9738D3">
      <w:pPr>
        <w:pStyle w:val="NormalIndent"/>
        <w:ind w:firstLine="0"/>
        <w:rPr>
          <w:sz w:val="24"/>
          <w:szCs w:val="24"/>
        </w:rPr>
      </w:pPr>
    </w:p>
    <w:p w14:paraId="78BB170A" w14:textId="15EED4BE" w:rsidR="00A75F6C" w:rsidRPr="003322CA" w:rsidRDefault="00EC1C54" w:rsidP="000B572F">
      <w:r w:rsidRPr="000B572F">
        <w:t>On the other hand, a</w:t>
      </w:r>
      <w:r w:rsidR="00FD01DB" w:rsidRPr="000B572F">
        <w:t xml:space="preserve"> </w:t>
      </w:r>
      <w:r w:rsidR="00FD01DB" w:rsidRPr="00985768">
        <w:rPr>
          <w:i/>
          <w:iCs/>
        </w:rPr>
        <w:t>disaster</w:t>
      </w:r>
      <w:r w:rsidR="00FD01DB" w:rsidRPr="000B572F">
        <w:t xml:space="preserve"> is </w:t>
      </w:r>
      <w:r w:rsidR="00767882" w:rsidRPr="000B572F">
        <w:t>defined</w:t>
      </w:r>
      <w:r w:rsidR="00FD01DB" w:rsidRPr="000B572F">
        <w:t xml:space="preserve"> as a significant disturbance to the operation of a community or society, resulting in extensive human, material, economic, or environmental losses and repercussions</w:t>
      </w:r>
      <w:r w:rsidR="00E8761B" w:rsidRPr="000B572F">
        <w:t xml:space="preserve"> </w:t>
      </w:r>
      <w:r w:rsidR="005F7687" w:rsidRPr="000B572F">
        <w:fldChar w:fldCharType="begin"/>
      </w:r>
      <w:r w:rsidR="005F7687" w:rsidRPr="000B572F">
        <w:instrText xml:space="preserve"> ADDIN EN.CITE &lt;EndNote&gt;&lt;Cite&gt;&lt;Author&gt;UNDRR&lt;/Author&gt;&lt;Year&gt;2009&lt;/Year&gt;&lt;RecNum&gt;14&lt;/RecNum&gt;&lt;DisplayText&gt;(UNDRR, 2009)&lt;/DisplayText&gt;&lt;record&gt;&lt;rec-number&gt;14&lt;/rec-number&gt;&lt;foreign-keys&gt;&lt;key app="EN" db-id="xswd2wdacs9tf4ewfauve5addsx2stxsddwe" timestamp="1713321063"&gt;14&lt;/key&gt;&lt;/foreign-keys&gt;&lt;ref-type name="Report"&gt;27&lt;/ref-type&gt;&lt;contributors&gt;&lt;authors&gt;&lt;author&gt;UNDRR&lt;/author&gt;&lt;/authors&gt;&lt;/contributors&gt;&lt;titles&gt;&lt;title&gt;UNISDR terminology on disaster risk reduction&lt;/title&gt;&lt;/titles&gt;&lt;dates&gt;&lt;year&gt;2009&lt;/year&gt;&lt;/dates&gt;&lt;urls&gt;&lt;/urls&gt;&lt;/record&gt;&lt;/Cite&gt;&lt;/EndNote&gt;</w:instrText>
      </w:r>
      <w:r w:rsidR="005F7687" w:rsidRPr="000B572F">
        <w:fldChar w:fldCharType="separate"/>
      </w:r>
      <w:r w:rsidR="005F7687" w:rsidRPr="000B572F">
        <w:t>(UNDRR, 2009)</w:t>
      </w:r>
      <w:r w:rsidR="005F7687" w:rsidRPr="000B572F">
        <w:fldChar w:fldCharType="end"/>
      </w:r>
      <w:r w:rsidR="00335B85" w:rsidRPr="000B572F">
        <w:t>.</w:t>
      </w:r>
      <w:r w:rsidR="001C661C" w:rsidRPr="000B572F">
        <w:t>T</w:t>
      </w:r>
      <w:r w:rsidR="00185908" w:rsidRPr="000B572F">
        <w:t>he term "disaster" is</w:t>
      </w:r>
      <w:r w:rsidR="00E250AA" w:rsidRPr="000B572F">
        <w:t xml:space="preserve"> thus</w:t>
      </w:r>
      <w:r w:rsidR="00185908" w:rsidRPr="000B572F">
        <w:t xml:space="preserve"> only applied when there are </w:t>
      </w:r>
      <w:r w:rsidR="006B531E" w:rsidRPr="000B572F">
        <w:t xml:space="preserve">long term and </w:t>
      </w:r>
      <w:r w:rsidR="00185908" w:rsidRPr="000B572F">
        <w:t>significant effects on social structures, including loss of life among human beings and destruction of property and related assets</w:t>
      </w:r>
      <w:r w:rsidR="00325809" w:rsidRPr="000B572F">
        <w:t xml:space="preserve"> </w:t>
      </w:r>
      <w:r w:rsidR="005F7687" w:rsidRPr="000B572F">
        <w:fldChar w:fldCharType="begin"/>
      </w:r>
      <w:r w:rsidR="005F7687" w:rsidRPr="000B572F">
        <w:instrText xml:space="preserve"> ADDIN EN.CITE &lt;EndNote&gt;&lt;Cite&gt;&lt;Author&gt;Aubrecht&lt;/Author&gt;&lt;Year&gt;2013&lt;/Year&gt;&lt;RecNum&gt;15&lt;/RecNum&gt;&lt;DisplayText&gt;(Aubrecht et al., 2013)&lt;/DisplayText&gt;&lt;record&gt;&lt;rec-number&gt;15&lt;/rec-number&gt;&lt;foreign-keys&gt;&lt;key app="EN" db-id="xswd2wdacs9tf4ewfauve5addsx2stxsddwe" timestamp="1713321202"&gt;15&lt;/key&gt;&lt;/foreign-keys&gt;&lt;ref-type name="Journal Article"&gt;17&lt;/ref-type&gt;&lt;contributors&gt;&lt;authors&gt;&lt;author&gt;Aubrecht, Christoph&lt;/author&gt;&lt;author&gt;Fuchs, Sven&lt;/author&gt;&lt;author&gt;Neuhold, Clemens&lt;/author&gt;&lt;/authors&gt;&lt;/contributors&gt;&lt;titles&gt;&lt;title&gt;Spatio-temporal aspects and dimensions in integrated disaster risk management&lt;/title&gt;&lt;secondary-title&gt;Natural Hazards&lt;/secondary-title&gt;&lt;/titles&gt;&lt;periodical&gt;&lt;full-title&gt;Natural Hazards&lt;/full-title&gt;&lt;/periodical&gt;&lt;pages&gt;1205-1216&lt;/pages&gt;&lt;volume&gt;68&lt;/volume&gt;&lt;number&gt;3&lt;/number&gt;&lt;dates&gt;&lt;year&gt;2013&lt;/year&gt;&lt;pub-dates&gt;&lt;date&gt;2013/09/01&lt;/date&gt;&lt;/pub-dates&gt;&lt;/dates&gt;&lt;isbn&gt;1573-0840&lt;/isbn&gt;&lt;urls&gt;&lt;related-urls&gt;&lt;url&gt;https://doi.org/10.1007/s11069-013-0619-9&lt;/url&gt;&lt;/related-urls&gt;&lt;/urls&gt;&lt;electronic-resource-num&gt;10.1007/s11069-013-0619-9&lt;/electronic-resource-num&gt;&lt;/record&gt;&lt;/Cite&gt;&lt;/EndNote&gt;</w:instrText>
      </w:r>
      <w:r w:rsidR="005F7687" w:rsidRPr="000B572F">
        <w:fldChar w:fldCharType="separate"/>
      </w:r>
      <w:r w:rsidR="005F7687" w:rsidRPr="000B572F">
        <w:t>(Aubrecht et al., 2013)</w:t>
      </w:r>
      <w:r w:rsidR="005F7687" w:rsidRPr="000B572F">
        <w:fldChar w:fldCharType="end"/>
      </w:r>
      <w:r w:rsidR="005F7687" w:rsidRPr="000B572F">
        <w:t xml:space="preserve">. </w:t>
      </w:r>
      <w:r w:rsidR="007A6732" w:rsidRPr="000B572F">
        <w:t xml:space="preserve">For example, </w:t>
      </w:r>
      <w:r w:rsidR="001C26D3" w:rsidRPr="000B572F">
        <w:t>the idea of a "natural" disaster suggests that it is triggered by a hazardous event of "natural" origin</w:t>
      </w:r>
      <w:r w:rsidR="00A427E4" w:rsidRPr="000B572F">
        <w:t xml:space="preserve">. </w:t>
      </w:r>
      <w:r w:rsidR="001C26D3" w:rsidRPr="000B572F">
        <w:t xml:space="preserve">However, the effects that ultimately qualify the label </w:t>
      </w:r>
      <w:r w:rsidR="00E2686C" w:rsidRPr="000B572F">
        <w:t>of</w:t>
      </w:r>
      <w:r w:rsidR="001C26D3" w:rsidRPr="000B572F">
        <w:t xml:space="preserve"> "disaster" are largely the result of </w:t>
      </w:r>
      <w:r w:rsidR="00B41978" w:rsidRPr="000B572F">
        <w:t>socio-economic</w:t>
      </w:r>
      <w:r w:rsidR="001C26D3" w:rsidRPr="000B572F">
        <w:t xml:space="preserve"> conditions</w:t>
      </w:r>
      <w:r w:rsidR="007A1B86">
        <w:t xml:space="preserve"> </w:t>
      </w:r>
      <w:r w:rsidR="009831DD" w:rsidRPr="000B572F">
        <w:fldChar w:fldCharType="begin"/>
      </w:r>
      <w:r w:rsidR="000B572F" w:rsidRPr="000B572F">
        <w:instrText xml:space="preserve"> ADDIN EN.CITE &lt;EndNote&gt;&lt;Cite&gt;&lt;Author&gt;Quarantelli&lt;/Author&gt;&lt;Year&gt;1995&lt;/Year&gt;&lt;RecNum&gt;16&lt;/RecNum&gt;&lt;DisplayText&gt;(Cannon, 2008; Quarantelli, 1995)&lt;/DisplayText&gt;&lt;record&gt;&lt;rec-number&gt;16&lt;/rec-number&gt;&lt;foreign-keys&gt;&lt;key app="EN" db-id="xswd2wdacs9tf4ewfauve5addsx2stxsddwe" timestamp="1713321243"&gt;16&lt;/key&gt;&lt;/foreign-keys&gt;&lt;ref-type name="Journal Article"&gt;17&lt;/ref-type&gt;&lt;contributors&gt;&lt;authors&gt;&lt;author&gt;Quarantelli, E. L.&lt;/author&gt;&lt;/authors&gt;&lt;/contributors&gt;&lt;titles&gt;&lt;title&gt;Editor&amp;apos;s Introduction: What Is a Disaster?&lt;/title&gt;&lt;secondary-title&gt;International Journal of Mass Emergencies &amp;amp; Disasters&lt;/secondary-title&gt;&lt;/titles&gt;&lt;periodical&gt;&lt;full-title&gt;International Journal of Mass Emergencies &amp;amp; Disasters&lt;/full-title&gt;&lt;/periodical&gt;&lt;pages&gt;221-229&lt;/pages&gt;&lt;volume&gt;13&lt;/volume&gt;&lt;number&gt;3&lt;/number&gt;&lt;dates&gt;&lt;year&gt;1995&lt;/year&gt;&lt;pub-dates&gt;&lt;date&gt;1995/11/01&lt;/date&gt;&lt;/pub-dates&gt;&lt;/dates&gt;&lt;publisher&gt;SAGE Publications&lt;/publisher&gt;&lt;isbn&gt;0280-7270&lt;/isbn&gt;&lt;urls&gt;&lt;related-urls&gt;&lt;url&gt;https://doi.org/10.1177/028072709501300301&lt;/url&gt;&lt;/related-urls&gt;&lt;/urls&gt;&lt;electronic-resource-num&gt;10.1177/028072709501300301&lt;/electronic-resource-num&gt;&lt;access-date&gt;2024/04/16&lt;/access-date&gt;&lt;/record&gt;&lt;/Cite&gt;&lt;Cite&gt;&lt;Author&gt;Cannon&lt;/Author&gt;&lt;Year&gt;2008&lt;/Year&gt;&lt;RecNum&gt;17&lt;/RecNum&gt;&lt;record&gt;&lt;rec-number&gt;17&lt;/rec-number&gt;&lt;foreign-keys&gt;&lt;key app="EN" db-id="xswd2wdacs9tf4ewfauve5addsx2stxsddwe" timestamp="1713321273"&gt;17&lt;/key&gt;&lt;/foreign-keys&gt;&lt;ref-type name="Journal Article"&gt;17&lt;/ref-type&gt;&lt;contributors&gt;&lt;authors&gt;&lt;author&gt;Cannon, Terry&lt;/author&gt;&lt;/authors&gt;&lt;/contributors&gt;&lt;titles&gt;&lt;title&gt;Vulnerability,“innocent” disasters and the imperative of cultural understanding&lt;/title&gt;&lt;secondary-title&gt;Disaster Prevention and Management: An International Journal&lt;/secondary-title&gt;&lt;/titles&gt;&lt;periodical&gt;&lt;full-title&gt;Disaster Prevention and Management: An International Journal&lt;/full-title&gt;&lt;/periodical&gt;&lt;pages&gt;350-357&lt;/pages&gt;&lt;volume&gt;17&lt;/volume&gt;&lt;number&gt;3&lt;/number&gt;&lt;dates&gt;&lt;year&gt;2008&lt;/year&gt;&lt;/dates&gt;&lt;isbn&gt;0965-3562&lt;/isbn&gt;&lt;urls&gt;&lt;/urls&gt;&lt;/record&gt;&lt;/Cite&gt;&lt;/EndNote&gt;</w:instrText>
      </w:r>
      <w:r w:rsidR="009831DD" w:rsidRPr="000B572F">
        <w:fldChar w:fldCharType="separate"/>
      </w:r>
      <w:r w:rsidR="000B572F" w:rsidRPr="000B572F">
        <w:t>(Cannon, 2008; Quarantelli, 1995)</w:t>
      </w:r>
      <w:r w:rsidR="009831DD" w:rsidRPr="000B572F">
        <w:fldChar w:fldCharType="end"/>
      </w:r>
      <w:r w:rsidR="000B572F" w:rsidRPr="000B572F">
        <w:t>.</w:t>
      </w:r>
    </w:p>
    <w:p w14:paraId="0335FE3B" w14:textId="6CCFD43D" w:rsidR="00193357" w:rsidRDefault="009F4598" w:rsidP="00193357">
      <w:pPr>
        <w:pStyle w:val="Heading1"/>
      </w:pPr>
      <w:r>
        <w:t>characterizations of events</w:t>
      </w:r>
    </w:p>
    <w:p w14:paraId="23338145" w14:textId="4A0313F7" w:rsidR="0078415D" w:rsidRPr="0078415D" w:rsidRDefault="0078415D" w:rsidP="0078415D">
      <w:r>
        <w:t xml:space="preserve">An event is an action that has an impact on the system. These actions are usually </w:t>
      </w:r>
      <w:r w:rsidR="000A4A1F">
        <w:t xml:space="preserve">performed </w:t>
      </w:r>
      <w:r>
        <w:t xml:space="preserve">by an actor </w:t>
      </w:r>
      <w:r w:rsidR="000A4A1F">
        <w:t>over another actor, but in some scenarios</w:t>
      </w:r>
      <w:r w:rsidR="00AE3B34">
        <w:t>,</w:t>
      </w:r>
      <w:r w:rsidR="000A4A1F">
        <w:t xml:space="preserve"> </w:t>
      </w:r>
      <w:r w:rsidR="00041598">
        <w:t xml:space="preserve">they </w:t>
      </w:r>
      <w:r w:rsidR="007A2148">
        <w:t xml:space="preserve">are </w:t>
      </w:r>
      <w:r w:rsidR="00041598">
        <w:t xml:space="preserve">performed by </w:t>
      </w:r>
      <w:r w:rsidR="007A2148">
        <w:t xml:space="preserve">no </w:t>
      </w:r>
      <w:r w:rsidR="00041598">
        <w:t>actors</w:t>
      </w:r>
      <w:r w:rsidR="007A2148">
        <w:t>.</w:t>
      </w:r>
      <w:r w:rsidR="00041598">
        <w:t xml:space="preserve"> S</w:t>
      </w:r>
      <w:r w:rsidR="000A4A1F">
        <w:t>ince an event can cause or influence another event</w:t>
      </w:r>
      <w:r w:rsidR="007A2148">
        <w:t xml:space="preserve">, </w:t>
      </w:r>
      <w:r w:rsidR="00041598">
        <w:t xml:space="preserve">there is also the possibility that </w:t>
      </w:r>
      <w:r w:rsidR="00A934D6">
        <w:t>several events can have causal connections.</w:t>
      </w:r>
    </w:p>
    <w:p w14:paraId="71A44507" w14:textId="522D5F06" w:rsidR="00A934D6" w:rsidRPr="00A934D6" w:rsidRDefault="00B6771D" w:rsidP="00A934D6">
      <w:pPr>
        <w:pStyle w:val="NormalIndent"/>
      </w:pPr>
      <w:r>
        <w:t>Several events can belong to the same category,</w:t>
      </w:r>
      <w:r w:rsidR="00963CC0">
        <w:t xml:space="preserve"> but each individual event has a different impact on the system. </w:t>
      </w:r>
      <w:r w:rsidR="00F667CF">
        <w:t xml:space="preserve">The magnitude of that impact is the differentiator between two different systems. For instance, </w:t>
      </w:r>
      <w:r w:rsidR="00633729">
        <w:t xml:space="preserve">an increase </w:t>
      </w:r>
      <w:r w:rsidR="00FF4C60">
        <w:t>of</w:t>
      </w:r>
      <w:r w:rsidR="00633729">
        <w:t xml:space="preserve"> 1% </w:t>
      </w:r>
      <w:r w:rsidR="00FF4C60">
        <w:t>in</w:t>
      </w:r>
      <w:r w:rsidR="00633729">
        <w:t xml:space="preserve"> inflation</w:t>
      </w:r>
      <w:r w:rsidR="00794675">
        <w:t xml:space="preserve"> in </w:t>
      </w:r>
      <w:r w:rsidR="00633729">
        <w:t>Venezuela</w:t>
      </w:r>
      <w:r w:rsidR="00794675">
        <w:t xml:space="preserve"> might not impact </w:t>
      </w:r>
      <w:r w:rsidR="00FF4C60">
        <w:t>the country</w:t>
      </w:r>
      <w:r w:rsidR="00794675">
        <w:t xml:space="preserve"> </w:t>
      </w:r>
      <w:r w:rsidR="00FF4C60">
        <w:t>as</w:t>
      </w:r>
      <w:r w:rsidR="00794675">
        <w:t xml:space="preserve"> much as </w:t>
      </w:r>
      <w:r w:rsidR="00FF4C60">
        <w:t xml:space="preserve">that same 1% might </w:t>
      </w:r>
      <w:r w:rsidR="00CC5CB2">
        <w:t>impact</w:t>
      </w:r>
      <w:r w:rsidR="00FF4C60">
        <w:t xml:space="preserve"> the United States.</w:t>
      </w:r>
      <w:r w:rsidR="00EE02EE">
        <w:t xml:space="preserve"> </w:t>
      </w:r>
      <w:r w:rsidR="004B0EFF">
        <w:t>However, h</w:t>
      </w:r>
      <w:r w:rsidR="00EE02EE">
        <w:t>ow to measure that impact</w:t>
      </w:r>
      <w:r w:rsidR="004B0EFF">
        <w:t xml:space="preserve"> is tricky, </w:t>
      </w:r>
      <w:proofErr w:type="spellStart"/>
      <w:r w:rsidR="004B0EFF">
        <w:t>specially</w:t>
      </w:r>
      <w:proofErr w:type="spellEnd"/>
      <w:r w:rsidR="004B0EFF">
        <w:t xml:space="preserve"> when dealing of societal impact. </w:t>
      </w:r>
      <w:r w:rsidR="00452964">
        <w:t xml:space="preserve">One way of </w:t>
      </w:r>
      <w:r w:rsidR="007C0D0F">
        <w:t xml:space="preserve">addressing it is </w:t>
      </w:r>
      <w:r w:rsidR="00A767E9">
        <w:t>identifying how many subsystems were affect</w:t>
      </w:r>
      <w:r w:rsidR="0049678F">
        <w:t xml:space="preserve">ed. </w:t>
      </w:r>
      <w:r w:rsidR="00250918">
        <w:t xml:space="preserve"> </w:t>
      </w:r>
    </w:p>
    <w:p w14:paraId="12DC46C6" w14:textId="77777777" w:rsidR="00187D17" w:rsidRPr="00187D17" w:rsidRDefault="00187D17" w:rsidP="00187D17"/>
    <w:p w14:paraId="6F37F199" w14:textId="662A1C01" w:rsidR="00187D17" w:rsidRPr="00187D17" w:rsidRDefault="00187D17" w:rsidP="00187D17">
      <w:pPr>
        <w:pStyle w:val="Heading1"/>
      </w:pPr>
      <w:r>
        <w:t>Proposed Method</w:t>
      </w:r>
    </w:p>
    <w:p w14:paraId="2F0A94F4" w14:textId="4B7E5BA8" w:rsidR="00B5003E" w:rsidRDefault="00B5003E" w:rsidP="00B5003E">
      <w:pPr>
        <w:rPr>
          <w:snapToGrid/>
          <w:lang w:eastAsia="ko-KR"/>
        </w:rPr>
      </w:pPr>
      <w:r>
        <w:rPr>
          <w:snapToGrid/>
          <w:lang w:eastAsia="ko-KR"/>
        </w:rPr>
        <w:t xml:space="preserve">The research relies on </w:t>
      </w:r>
      <w:r w:rsidR="00062F24">
        <w:rPr>
          <w:snapToGrid/>
          <w:lang w:eastAsia="ko-KR"/>
        </w:rPr>
        <w:t>using</w:t>
      </w:r>
      <w:r>
        <w:rPr>
          <w:snapToGrid/>
          <w:lang w:eastAsia="ko-KR"/>
        </w:rPr>
        <w:t xml:space="preserve"> “inference from absence” or “negative inference” as an indirect/inverse way to measure the resilience of systems </w:t>
      </w:r>
      <w:r w:rsidR="008923B3">
        <w:rPr>
          <w:snapToGrid/>
          <w:lang w:eastAsia="ko-KR"/>
        </w:rPr>
        <w:fldChar w:fldCharType="begin"/>
      </w:r>
      <w:r w:rsidR="002502E0">
        <w:rPr>
          <w:snapToGrid/>
          <w:lang w:eastAsia="ko-KR"/>
        </w:rPr>
        <w:instrText xml:space="preserve"> ADDIN EN.CITE &lt;EndNote&gt;&lt;Cite&gt;&lt;Author&gt;Wallach&lt;/Author&gt;&lt;Year&gt;2019&lt;/Year&gt;&lt;RecNum&gt;78&lt;/RecNum&gt;&lt;DisplayText&gt;(Wallach, 2019)&lt;/DisplayText&gt;&lt;record&gt;&lt;rec-number&gt;78&lt;/rec-number&gt;&lt;foreign-keys&gt;&lt;key app="EN" db-id="a2xa9fp9trtwaredwwv5asrzdvf55fseadfx" timestamp="1713278628" guid="6a71e85e-2e81-4ea6-9f19-b0bec0a25490"&gt;78&lt;/key&gt;&lt;/foreign-keys&gt;&lt;ref-type name="Journal Article"&gt;17&lt;/ref-type&gt;&lt;contributors&gt;&lt;authors&gt;&lt;author&gt;Wallach, Efraim&lt;/author&gt;&lt;/authors&gt;&lt;/contributors&gt;&lt;titles&gt;&lt;title&gt;Inference from absence: the case of archaeology&lt;/title&gt;&lt;secondary-title&gt;Palgrave Communications&lt;/secondary-title&gt;&lt;/titles&gt;&lt;periodical&gt;&lt;full-title&gt;Palgrave Communications&lt;/full-title&gt;&lt;/periodical&gt;&lt;pages&gt;1-10&lt;/pages&gt;&lt;volume&gt;5&lt;/volume&gt;&lt;number&gt;1&lt;/number&gt;&lt;dates&gt;&lt;year&gt;2019&lt;/year&gt;&lt;/dates&gt;&lt;isbn&gt;2055-1045&lt;/isbn&gt;&lt;urls&gt;&lt;/urls&gt;&lt;/record&gt;&lt;/Cite&gt;&lt;/EndNote&gt;</w:instrText>
      </w:r>
      <w:r w:rsidR="008923B3">
        <w:rPr>
          <w:snapToGrid/>
          <w:lang w:eastAsia="ko-KR"/>
        </w:rPr>
        <w:fldChar w:fldCharType="separate"/>
      </w:r>
      <w:r w:rsidR="00B46328">
        <w:rPr>
          <w:noProof/>
          <w:snapToGrid/>
          <w:lang w:eastAsia="ko-KR"/>
        </w:rPr>
        <w:t>(Wallach, 2019)</w:t>
      </w:r>
      <w:r w:rsidR="008923B3">
        <w:rPr>
          <w:snapToGrid/>
          <w:lang w:eastAsia="ko-KR"/>
        </w:rPr>
        <w:fldChar w:fldCharType="end"/>
      </w:r>
      <w:r w:rsidR="008923B3">
        <w:rPr>
          <w:snapToGrid/>
          <w:lang w:eastAsia="ko-KR"/>
        </w:rPr>
        <w:t>.</w:t>
      </w:r>
      <w:r>
        <w:rPr>
          <w:snapToGrid/>
          <w:lang w:eastAsia="ko-KR"/>
        </w:rPr>
        <w:t xml:space="preserve"> This approach has been used in various fields, including anthropology/paleontology, environmental sciences, and physics, where direct observation and/or measurement of a phenomenon is difficult or impossible. By focusing on societal collapse/crisis and characterizing interconnected shocks that led to collapse, we can provide insights about those societies experiencing shocks that did not collapse or fall into crisis.</w:t>
      </w:r>
    </w:p>
    <w:p w14:paraId="18FF741C" w14:textId="77777777" w:rsidR="00F05F9A" w:rsidRPr="00F05F9A" w:rsidRDefault="00F05F9A" w:rsidP="00A73EB9">
      <w:pPr>
        <w:pStyle w:val="NormalIndent"/>
        <w:ind w:firstLine="0"/>
        <w:rPr>
          <w:lang w:eastAsia="ko-KR"/>
        </w:rPr>
      </w:pPr>
    </w:p>
    <w:p w14:paraId="448D3E10" w14:textId="6ED13DA1" w:rsidR="007F6A57" w:rsidRDefault="004749C2" w:rsidP="00A73EB9">
      <w:pPr>
        <w:pStyle w:val="NormalIndent"/>
        <w:ind w:firstLine="0"/>
        <w:rPr>
          <w:lang w:eastAsia="ko-KR"/>
        </w:rPr>
      </w:pPr>
      <w:r>
        <w:rPr>
          <w:lang w:eastAsia="ko-KR"/>
        </w:rPr>
        <w:lastRenderedPageBreak/>
        <w:t xml:space="preserve">The </w:t>
      </w:r>
      <w:r w:rsidR="00DE707B">
        <w:rPr>
          <w:lang w:eastAsia="ko-KR"/>
        </w:rPr>
        <w:t>research meth</w:t>
      </w:r>
      <w:r w:rsidR="001C08B7">
        <w:rPr>
          <w:lang w:eastAsia="ko-KR"/>
        </w:rPr>
        <w:t xml:space="preserve">odology </w:t>
      </w:r>
      <w:r>
        <w:rPr>
          <w:lang w:eastAsia="ko-KR"/>
        </w:rPr>
        <w:t>is divided into four phases. In</w:t>
      </w:r>
      <w:r w:rsidR="008D2D50">
        <w:rPr>
          <w:lang w:eastAsia="ko-KR"/>
        </w:rPr>
        <w:t xml:space="preserve"> </w:t>
      </w:r>
      <w:r w:rsidR="0063513C">
        <w:rPr>
          <w:lang w:eastAsia="ko-KR"/>
        </w:rPr>
        <w:t>Phase</w:t>
      </w:r>
      <w:r w:rsidR="001C08B7">
        <w:rPr>
          <w:lang w:eastAsia="ko-KR"/>
        </w:rPr>
        <w:t xml:space="preserve"> 1</w:t>
      </w:r>
      <w:r>
        <w:rPr>
          <w:lang w:eastAsia="ko-KR"/>
        </w:rPr>
        <w:t xml:space="preserve">, </w:t>
      </w:r>
      <w:r w:rsidR="00AE154F">
        <w:rPr>
          <w:lang w:eastAsia="ko-KR"/>
        </w:rPr>
        <w:t>w</w:t>
      </w:r>
      <w:r w:rsidR="00B00C1D">
        <w:rPr>
          <w:lang w:eastAsia="ko-KR"/>
        </w:rPr>
        <w:t>e</w:t>
      </w:r>
      <w:r>
        <w:rPr>
          <w:lang w:eastAsia="ko-KR"/>
        </w:rPr>
        <w:t xml:space="preserve"> focus</w:t>
      </w:r>
      <w:r w:rsidR="001C08B7">
        <w:rPr>
          <w:lang w:eastAsia="ko-KR"/>
        </w:rPr>
        <w:t xml:space="preserve"> on identifying </w:t>
      </w:r>
      <w:r w:rsidR="00C55C0B">
        <w:rPr>
          <w:lang w:eastAsia="ko-KR"/>
        </w:rPr>
        <w:t>potential "</w:t>
      </w:r>
      <w:r w:rsidR="0063513C">
        <w:rPr>
          <w:lang w:eastAsia="ko-KR"/>
        </w:rPr>
        <w:t>candidate</w:t>
      </w:r>
      <w:r w:rsidR="00C55C0B">
        <w:rPr>
          <w:lang w:eastAsia="ko-KR"/>
        </w:rPr>
        <w:t>"</w:t>
      </w:r>
      <w:r w:rsidR="00EC6869">
        <w:rPr>
          <w:lang w:eastAsia="ko-KR"/>
        </w:rPr>
        <w:t xml:space="preserve"> </w:t>
      </w:r>
      <w:r w:rsidR="008D2D50">
        <w:rPr>
          <w:lang w:eastAsia="ko-KR"/>
        </w:rPr>
        <w:t>shock events</w:t>
      </w:r>
      <w:r w:rsidR="00F05F9A">
        <w:rPr>
          <w:lang w:eastAsia="ko-KR"/>
        </w:rPr>
        <w:t xml:space="preserve">. </w:t>
      </w:r>
      <w:r w:rsidR="00C55C0B">
        <w:rPr>
          <w:lang w:eastAsia="ko-KR"/>
        </w:rPr>
        <w:t xml:space="preserve">In </w:t>
      </w:r>
      <w:r w:rsidR="00F05F9A">
        <w:rPr>
          <w:lang w:eastAsia="ko-KR"/>
        </w:rPr>
        <w:t>Phase 2</w:t>
      </w:r>
      <w:r w:rsidR="00C55C0B">
        <w:rPr>
          <w:lang w:eastAsia="ko-KR"/>
        </w:rPr>
        <w:t>, the emphasis shifts toward</w:t>
      </w:r>
      <w:r w:rsidR="00F05F9A">
        <w:rPr>
          <w:lang w:eastAsia="ko-KR"/>
        </w:rPr>
        <w:t xml:space="preserve"> identifying those candidate shocks that </w:t>
      </w:r>
      <w:r w:rsidR="00C55C0B">
        <w:rPr>
          <w:lang w:eastAsia="ko-KR"/>
        </w:rPr>
        <w:t xml:space="preserve">can </w:t>
      </w:r>
      <w:r w:rsidR="00F05F9A">
        <w:rPr>
          <w:lang w:eastAsia="ko-KR"/>
        </w:rPr>
        <w:t xml:space="preserve">cause the system to collapse. Phase 3 </w:t>
      </w:r>
      <w:r w:rsidR="00C55C0B">
        <w:rPr>
          <w:lang w:eastAsia="ko-KR"/>
        </w:rPr>
        <w:t>involves</w:t>
      </w:r>
      <w:r w:rsidR="00F05F9A">
        <w:rPr>
          <w:lang w:eastAsia="ko-KR"/>
        </w:rPr>
        <w:t xml:space="preserve"> analyzing </w:t>
      </w:r>
      <w:r w:rsidR="00C55C0B">
        <w:rPr>
          <w:lang w:eastAsia="ko-KR"/>
        </w:rPr>
        <w:t xml:space="preserve">the resilience of </w:t>
      </w:r>
      <w:r w:rsidR="00F05F9A">
        <w:rPr>
          <w:lang w:eastAsia="ko-KR"/>
        </w:rPr>
        <w:t xml:space="preserve">the collapsed systems and how they </w:t>
      </w:r>
      <w:r w:rsidR="00C55C0B">
        <w:rPr>
          <w:lang w:eastAsia="ko-KR"/>
        </w:rPr>
        <w:t>recovered</w:t>
      </w:r>
      <w:r>
        <w:rPr>
          <w:lang w:eastAsia="ko-KR"/>
        </w:rPr>
        <w:t>. Finally, in</w:t>
      </w:r>
      <w:r w:rsidR="00F05F9A">
        <w:rPr>
          <w:lang w:eastAsia="ko-KR"/>
        </w:rPr>
        <w:t xml:space="preserve"> Phase 4</w:t>
      </w:r>
      <w:r>
        <w:rPr>
          <w:lang w:eastAsia="ko-KR"/>
        </w:rPr>
        <w:t xml:space="preserve">, the focus is on characterizing the </w:t>
      </w:r>
      <w:r w:rsidR="0063513C">
        <w:rPr>
          <w:lang w:eastAsia="ko-KR"/>
        </w:rPr>
        <w:t xml:space="preserve">attributes </w:t>
      </w:r>
      <w:r>
        <w:rPr>
          <w:lang w:eastAsia="ko-KR"/>
        </w:rPr>
        <w:t>of</w:t>
      </w:r>
      <w:r w:rsidR="00784DAB">
        <w:rPr>
          <w:lang w:eastAsia="ko-KR"/>
        </w:rPr>
        <w:t xml:space="preserve"> the shocks that lead to collapse</w:t>
      </w:r>
      <w:r>
        <w:rPr>
          <w:lang w:eastAsia="ko-KR"/>
        </w:rPr>
        <w:t xml:space="preserve"> or </w:t>
      </w:r>
      <w:r w:rsidR="00F05F9A">
        <w:rPr>
          <w:lang w:eastAsia="ko-KR"/>
        </w:rPr>
        <w:t>crisis.</w:t>
      </w:r>
    </w:p>
    <w:p w14:paraId="37B1E70D" w14:textId="6CF9FC97" w:rsidR="005E1781" w:rsidRDefault="00D16537" w:rsidP="005E1781">
      <w:pPr>
        <w:pStyle w:val="FigureContent"/>
      </w:pPr>
      <w:commentRangeStart w:id="0"/>
      <w:r>
        <w:drawing>
          <wp:inline distT="0" distB="0" distL="0" distR="0" wp14:anchorId="53D41A89" wp14:editId="09D06F15">
            <wp:extent cx="5882805" cy="2097482"/>
            <wp:effectExtent l="0" t="0" r="3810" b="0"/>
            <wp:docPr id="1486357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a:ext>
                      </a:extLst>
                    </a:blip>
                    <a:srcRect/>
                    <a:stretch>
                      <a:fillRect/>
                    </a:stretch>
                  </pic:blipFill>
                  <pic:spPr bwMode="auto">
                    <a:xfrm>
                      <a:off x="0" y="0"/>
                      <a:ext cx="5943826" cy="2119239"/>
                    </a:xfrm>
                    <a:prstGeom prst="rect">
                      <a:avLst/>
                    </a:prstGeom>
                    <a:noFill/>
                  </pic:spPr>
                </pic:pic>
              </a:graphicData>
            </a:graphic>
          </wp:inline>
        </w:drawing>
      </w:r>
      <w:commentRangeEnd w:id="0"/>
      <w:r w:rsidR="001D1FEC">
        <w:rPr>
          <w:rStyle w:val="CommentReference"/>
          <w:noProof w:val="0"/>
          <w:snapToGrid w:val="0"/>
          <w:lang w:val="en-US" w:eastAsia="en-US"/>
        </w:rPr>
        <w:commentReference w:id="0"/>
      </w:r>
    </w:p>
    <w:p w14:paraId="6A13EA54" w14:textId="5FC782FE" w:rsidR="005A3709" w:rsidRDefault="001B72E5" w:rsidP="00F75878">
      <w:pPr>
        <w:pStyle w:val="FigureLabel"/>
        <w:rPr>
          <w:sz w:val="18"/>
          <w:szCs w:val="18"/>
        </w:rPr>
      </w:pPr>
      <w:bookmarkStart w:id="1" w:name="_Ref163026400"/>
      <w:bookmarkStart w:id="2" w:name="_Ref163026370"/>
      <w:r w:rsidRPr="00FF7673">
        <w:rPr>
          <w:sz w:val="18"/>
          <w:szCs w:val="18"/>
        </w:rPr>
        <w:t xml:space="preserve">Figure </w:t>
      </w:r>
      <w:r w:rsidRPr="00FF7673">
        <w:rPr>
          <w:sz w:val="18"/>
          <w:szCs w:val="18"/>
        </w:rPr>
        <w:fldChar w:fldCharType="begin"/>
      </w:r>
      <w:r w:rsidRPr="00FF7673">
        <w:rPr>
          <w:sz w:val="18"/>
          <w:szCs w:val="18"/>
        </w:rPr>
        <w:instrText xml:space="preserve"> SEQ Figure \* ARABIC </w:instrText>
      </w:r>
      <w:r w:rsidRPr="00FF7673">
        <w:rPr>
          <w:sz w:val="18"/>
          <w:szCs w:val="18"/>
        </w:rPr>
        <w:fldChar w:fldCharType="separate"/>
      </w:r>
      <w:r w:rsidR="00B335D5" w:rsidRPr="00FF7673">
        <w:rPr>
          <w:noProof/>
          <w:sz w:val="18"/>
          <w:szCs w:val="18"/>
        </w:rPr>
        <w:t>1</w:t>
      </w:r>
      <w:r w:rsidRPr="00FF7673">
        <w:rPr>
          <w:sz w:val="18"/>
          <w:szCs w:val="18"/>
        </w:rPr>
        <w:fldChar w:fldCharType="end"/>
      </w:r>
      <w:bookmarkEnd w:id="1"/>
      <w:r w:rsidRPr="00FF7673">
        <w:rPr>
          <w:sz w:val="18"/>
          <w:szCs w:val="18"/>
        </w:rPr>
        <w:t>. Research Proposal</w:t>
      </w:r>
      <w:bookmarkEnd w:id="2"/>
      <w:r w:rsidR="00E72DBA" w:rsidRPr="00FF7673">
        <w:rPr>
          <w:sz w:val="18"/>
          <w:szCs w:val="18"/>
        </w:rPr>
        <w:t>.</w:t>
      </w:r>
    </w:p>
    <w:p w14:paraId="3C41460B" w14:textId="4D5C1647" w:rsidR="004A4F04" w:rsidRDefault="00B97F99" w:rsidP="004A4F04">
      <w:pPr>
        <w:pStyle w:val="FigureContent"/>
      </w:pPr>
      <w:r>
        <mc:AlternateContent>
          <mc:Choice Requires="wps">
            <w:drawing>
              <wp:anchor distT="45720" distB="45720" distL="114300" distR="114300" simplePos="0" relativeHeight="251658243" behindDoc="0" locked="0" layoutInCell="1" allowOverlap="1" wp14:anchorId="12E0E29C" wp14:editId="3A09CF11">
                <wp:simplePos x="0" y="0"/>
                <wp:positionH relativeFrom="column">
                  <wp:posOffset>4223397</wp:posOffset>
                </wp:positionH>
                <wp:positionV relativeFrom="paragraph">
                  <wp:posOffset>471299</wp:posOffset>
                </wp:positionV>
                <wp:extent cx="2360930" cy="1404620"/>
                <wp:effectExtent l="0" t="0" r="381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chemeClr val="bg1">
                            <a:lumMod val="95000"/>
                          </a:schemeClr>
                        </a:solidFill>
                        <a:ln>
                          <a:noFill/>
                          <a:headEnd/>
                          <a:tailEnd/>
                        </a:ln>
                      </wps:spPr>
                      <wps:style>
                        <a:lnRef idx="2">
                          <a:schemeClr val="accent2"/>
                        </a:lnRef>
                        <a:fillRef idx="1">
                          <a:schemeClr val="lt1"/>
                        </a:fillRef>
                        <a:effectRef idx="0">
                          <a:schemeClr val="accent2"/>
                        </a:effectRef>
                        <a:fontRef idx="minor">
                          <a:schemeClr val="dk1"/>
                        </a:fontRef>
                      </wps:style>
                      <wps:txbx>
                        <w:txbxContent>
                          <w:p w14:paraId="4014F90E" w14:textId="0C874D4D" w:rsidR="00B97F99" w:rsidRDefault="00B97F99" w:rsidP="00333FE6">
                            <w:pPr>
                              <w:jc w:val="left"/>
                            </w:pPr>
                            <w:r w:rsidRPr="00333FE6">
                              <w:rPr>
                                <w:b/>
                                <w:bCs/>
                                <w:color w:val="F79646" w:themeColor="accent6"/>
                              </w:rPr>
                              <w:t>Resilience 1:</w:t>
                            </w:r>
                            <w:r w:rsidRPr="00333FE6">
                              <w:rPr>
                                <w:color w:val="F79646" w:themeColor="accent6"/>
                              </w:rPr>
                              <w:t xml:space="preserve"> </w:t>
                            </w:r>
                            <w:r>
                              <w:t>The system NOT collapsing</w:t>
                            </w:r>
                            <w:r w:rsidR="00333FE6">
                              <w:t>.</w:t>
                            </w:r>
                          </w:p>
                          <w:p w14:paraId="17A759C3" w14:textId="4311C5AC" w:rsidR="00B97F99" w:rsidRPr="00B97F99" w:rsidRDefault="00B97F99" w:rsidP="00333FE6">
                            <w:pPr>
                              <w:pStyle w:val="NormalIndent"/>
                              <w:ind w:firstLine="0"/>
                              <w:jc w:val="left"/>
                            </w:pPr>
                            <w:r w:rsidRPr="00333FE6">
                              <w:rPr>
                                <w:b/>
                                <w:bCs/>
                                <w:color w:val="C0504D" w:themeColor="accent2"/>
                              </w:rPr>
                              <w:t>Resilience 2:</w:t>
                            </w:r>
                            <w:r w:rsidRPr="00333FE6">
                              <w:rPr>
                                <w:color w:val="C0504D" w:themeColor="accent2"/>
                              </w:rPr>
                              <w:t xml:space="preserve"> </w:t>
                            </w:r>
                            <w:r>
                              <w:t>The collapsed system com</w:t>
                            </w:r>
                            <w:r w:rsidR="00333FE6">
                              <w:t>ing back to non-collapse.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6du="http://schemas.microsoft.com/office/word/2023/wordml/word16du">
            <w:pict>
              <v:shapetype w14:anchorId="12E0E29C" id="_x0000_t202" coordsize="21600,21600" o:spt="202" path="m,l,21600r21600,l21600,xe">
                <v:stroke joinstyle="miter"/>
                <v:path gradientshapeok="t" o:connecttype="rect"/>
              </v:shapetype>
              <v:shape id="Text Box 2" o:spid="_x0000_s1026" type="#_x0000_t202" style="position:absolute;left:0;text-align:left;margin-left:332.55pt;margin-top:37.1pt;width:185.9pt;height:110.6pt;z-index:251658243;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" fillcolor="#f2f2f2 [3052]" stroked="f" strokeweight="2pt">
                <v:textbox style="mso-fit-shape-to-text:t">
                  <w:txbxContent>
                    <w:p w14:paraId="4014F90E" w14:textId="0C874D4D" w:rsidR="00B97F99" w:rsidRDefault="00B97F99" w:rsidP="00333FE6">
                      <w:pPr>
                        <w:jc w:val="left"/>
                      </w:pPr>
                      <w:r w:rsidRPr="00333FE6">
                        <w:rPr>
                          <w:b/>
                          <w:bCs/>
                          <w:color w:val="F79646" w:themeColor="accent6"/>
                        </w:rPr>
                        <w:t>Resilience 1:</w:t>
                      </w:r>
                      <w:r w:rsidRPr="00333FE6">
                        <w:rPr>
                          <w:color w:val="F79646" w:themeColor="accent6"/>
                        </w:rPr>
                        <w:t xml:space="preserve"> </w:t>
                      </w:r>
                      <w:r>
                        <w:t>The system NOT collapsing</w:t>
                      </w:r>
                      <w:r w:rsidR="00333FE6">
                        <w:t>.</w:t>
                      </w:r>
                    </w:p>
                    <w:p w14:paraId="17A759C3" w14:textId="4311C5AC" w:rsidR="00B97F99" w:rsidRPr="00B97F99" w:rsidRDefault="00B97F99" w:rsidP="00333FE6">
                      <w:pPr>
                        <w:pStyle w:val="NormalIndent"/>
                        <w:ind w:firstLine="0"/>
                        <w:jc w:val="left"/>
                      </w:pPr>
                      <w:r w:rsidRPr="00333FE6">
                        <w:rPr>
                          <w:b/>
                          <w:bCs/>
                          <w:color w:val="C0504D" w:themeColor="accent2"/>
                        </w:rPr>
                        <w:t>Resilience 2:</w:t>
                      </w:r>
                      <w:r w:rsidRPr="00333FE6">
                        <w:rPr>
                          <w:color w:val="C0504D" w:themeColor="accent2"/>
                        </w:rPr>
                        <w:t xml:space="preserve"> </w:t>
                      </w:r>
                      <w:r>
                        <w:t>The collapsed system com</w:t>
                      </w:r>
                      <w:r w:rsidR="00333FE6">
                        <w:t>ing back to non-collapse.</w:t>
                      </w:r>
                    </w:p>
                  </w:txbxContent>
                </v:textbox>
              </v:shape>
            </w:pict>
          </mc:Fallback>
        </mc:AlternateContent>
      </w:r>
      <w:r>
        <mc:AlternateContent>
          <mc:Choice Requires="wpi">
            <w:drawing>
              <wp:anchor distT="0" distB="0" distL="114300" distR="114300" simplePos="0" relativeHeight="251658242" behindDoc="0" locked="0" layoutInCell="1" allowOverlap="1" wp14:anchorId="6FF11A70" wp14:editId="20F54A9D">
                <wp:simplePos x="0" y="0"/>
                <wp:positionH relativeFrom="column">
                  <wp:posOffset>4522470</wp:posOffset>
                </wp:positionH>
                <wp:positionV relativeFrom="paragraph">
                  <wp:posOffset>1718945</wp:posOffset>
                </wp:positionV>
                <wp:extent cx="334170" cy="619175"/>
                <wp:effectExtent l="38100" t="57150" r="8890" b="47625"/>
                <wp:wrapNone/>
                <wp:docPr id="899133514" name="Ink 12"/>
                <wp:cNvGraphicFramePr/>
                <a:graphic xmlns:a="http://schemas.openxmlformats.org/drawingml/2006/main">
                  <a:graphicData uri="http://schemas.microsoft.com/office/word/2010/wordprocessingInk">
                    <w14:contentPart bwMode="auto" r:id="rId18">
                      <w14:nvContentPartPr>
                        <w14:cNvContentPartPr/>
                      </w14:nvContentPartPr>
                      <w14:xfrm>
                        <a:off x="0" y="0"/>
                        <a:ext cx="334170" cy="619175"/>
                      </w14:xfrm>
                    </w14:contentPart>
                  </a:graphicData>
                </a:graphic>
              </wp:anchor>
            </w:drawing>
          </mc:Choice>
          <mc:Fallback xmlns:arto="http://schemas.microsoft.com/office/word/2006/arto" xmlns:w16du="http://schemas.microsoft.com/office/word/2023/wordml/word16du">
            <w:pict>
              <v:shapetype w14:anchorId="0F91778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2" o:spid="_x0000_s1026" type="#_x0000_t75" style="position:absolute;margin-left:355.4pt;margin-top:134.65pt;width:27.7pt;height:50.1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">
                <v:imagedata r:id="rId19" o:title=""/>
              </v:shape>
            </w:pict>
          </mc:Fallback>
        </mc:AlternateContent>
      </w:r>
      <w:r>
        <mc:AlternateContent>
          <mc:Choice Requires="wpi">
            <w:drawing>
              <wp:anchor distT="0" distB="0" distL="114300" distR="114300" simplePos="0" relativeHeight="251658241" behindDoc="0" locked="0" layoutInCell="1" allowOverlap="1" wp14:anchorId="6C4C0BEB" wp14:editId="2082FAFF">
                <wp:simplePos x="0" y="0"/>
                <wp:positionH relativeFrom="column">
                  <wp:posOffset>4182745</wp:posOffset>
                </wp:positionH>
                <wp:positionV relativeFrom="paragraph">
                  <wp:posOffset>1871345</wp:posOffset>
                </wp:positionV>
                <wp:extent cx="219075" cy="367665"/>
                <wp:effectExtent l="38100" t="38100" r="47625" b="51435"/>
                <wp:wrapNone/>
                <wp:docPr id="1840776808" name="Ink 7"/>
                <wp:cNvGraphicFramePr/>
                <a:graphic xmlns:a="http://schemas.openxmlformats.org/drawingml/2006/main">
                  <a:graphicData uri="http://schemas.microsoft.com/office/word/2010/wordprocessingInk">
                    <w14:contentPart bwMode="auto" r:id="rId20">
                      <w14:nvContentPartPr>
                        <w14:cNvContentPartPr/>
                      </w14:nvContentPartPr>
                      <w14:xfrm>
                        <a:off x="0" y="0"/>
                        <a:ext cx="219075" cy="367665"/>
                      </w14:xfrm>
                    </w14:contentPart>
                  </a:graphicData>
                </a:graphic>
              </wp:anchor>
            </w:drawing>
          </mc:Choice>
          <mc:Fallback xmlns:arto="http://schemas.microsoft.com/office/word/2006/arto" xmlns:w16du="http://schemas.microsoft.com/office/word/2023/wordml/word16du">
            <w:pict>
              <v:shape w14:anchorId="1CBAECC8" id="Ink 7" o:spid="_x0000_s1026" type="#_x0000_t75" style="position:absolute;margin-left:328.65pt;margin-top:146.65pt;width:18.65pt;height:30.3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">
                <v:imagedata r:id="rId21" o:title=""/>
              </v:shape>
            </w:pict>
          </mc:Fallback>
        </mc:AlternateContent>
      </w:r>
      <w:r w:rsidR="004A4F04" w:rsidRPr="004A4F04">
        <w:drawing>
          <wp:inline distT="0" distB="0" distL="0" distR="0" wp14:anchorId="12CE3F52" wp14:editId="42CEDE74">
            <wp:extent cx="3615755" cy="2761679"/>
            <wp:effectExtent l="0" t="0" r="3810" b="635"/>
            <wp:docPr id="1961704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704440" name="Picture 1"/>
                    <pic:cNvPicPr/>
                  </pic:nvPicPr>
                  <pic:blipFill>
                    <a:blip r:embed="rId22"/>
                    <a:stretch>
                      <a:fillRect/>
                    </a:stretch>
                  </pic:blipFill>
                  <pic:spPr>
                    <a:xfrm>
                      <a:off x="0" y="0"/>
                      <a:ext cx="3615755" cy="2761679"/>
                    </a:xfrm>
                    <a:prstGeom prst="rect">
                      <a:avLst/>
                    </a:prstGeom>
                  </pic:spPr>
                </pic:pic>
              </a:graphicData>
            </a:graphic>
          </wp:inline>
        </w:drawing>
      </w:r>
    </w:p>
    <w:p w14:paraId="210254C8" w14:textId="639DEAB0" w:rsidR="00FC32CB" w:rsidRDefault="005A3709" w:rsidP="005A3709">
      <w:r w:rsidRPr="005A3709">
        <w:rPr>
          <w:b/>
          <w:bCs/>
        </w:rPr>
        <w:t>Research Questions:</w:t>
      </w:r>
      <w:r>
        <w:t xml:space="preserve"> What shocks, including subsequent or co-occurring shocks, lead to social perceptions of crisis/disaster? How do we systematically identify societal collapse? What characterization of shock types and combinations leads to perceptions of societal collapse? How does the typology of shock types and combinations explain the propensity for societal collapse? What are the perceived mechanisms that fail?</w:t>
      </w:r>
    </w:p>
    <w:p w14:paraId="0D248B84" w14:textId="2AC4D37A" w:rsidR="009C0708" w:rsidRDefault="006B683F" w:rsidP="00FC7615">
      <w:pPr>
        <w:pStyle w:val="Heading1"/>
      </w:pPr>
      <w:bookmarkStart w:id="3" w:name="_Toc162981880"/>
      <w:r>
        <w:t xml:space="preserve">Phase 1: </w:t>
      </w:r>
      <w:r w:rsidR="007601F8">
        <w:t>Iden</w:t>
      </w:r>
      <w:r w:rsidR="00EA47FA">
        <w:t>tify cases of societal collapse/ “un”</w:t>
      </w:r>
      <w:bookmarkEnd w:id="3"/>
      <w:r w:rsidR="00EC50CB">
        <w:t xml:space="preserve"> r</w:t>
      </w:r>
      <w:r w:rsidR="007F0BE7">
        <w:t>esilience</w:t>
      </w:r>
    </w:p>
    <w:p w14:paraId="2AEE38BA" w14:textId="2F2510C7" w:rsidR="00B0126B" w:rsidRPr="000946D0" w:rsidRDefault="009A41E1" w:rsidP="000946D0">
      <w:pPr>
        <w:rPr>
          <w:snapToGrid/>
          <w:lang w:eastAsia="ko-KR"/>
        </w:rPr>
      </w:pPr>
      <w:r>
        <w:rPr>
          <w:snapToGrid/>
          <w:lang w:eastAsia="ko-KR"/>
        </w:rPr>
        <w:t>Adapting existing crisis/disaster lexicons used to study social and news media, we will employ NLP and ML algorithms to identify</w:t>
      </w:r>
      <w:r w:rsidR="00ED1BFE">
        <w:rPr>
          <w:snapToGrid/>
          <w:lang w:eastAsia="ko-KR"/>
        </w:rPr>
        <w:t xml:space="preserve"> </w:t>
      </w:r>
      <w:r w:rsidR="008B7D6F">
        <w:rPr>
          <w:snapToGrid/>
          <w:lang w:eastAsia="ko-KR"/>
        </w:rPr>
        <w:t>"</w:t>
      </w:r>
      <w:r>
        <w:rPr>
          <w:snapToGrid/>
          <w:lang w:eastAsia="ko-KR"/>
        </w:rPr>
        <w:t xml:space="preserve">candidate “events” related to societal collapse in global news databases. </w:t>
      </w:r>
      <w:r w:rsidR="005B7D13" w:rsidRPr="005B7D13">
        <w:rPr>
          <w:snapToGrid/>
          <w:lang w:eastAsia="ko-KR"/>
        </w:rPr>
        <w:t xml:space="preserve">These identified candidate events will be stored and named as a "Global </w:t>
      </w:r>
      <w:r w:rsidR="005B7D13">
        <w:rPr>
          <w:snapToGrid/>
          <w:lang w:eastAsia="ko-KR"/>
        </w:rPr>
        <w:t>Candidate Shock</w:t>
      </w:r>
      <w:r w:rsidR="005B7D13" w:rsidRPr="005B7D13">
        <w:rPr>
          <w:snapToGrid/>
          <w:lang w:eastAsia="ko-KR"/>
        </w:rPr>
        <w:t xml:space="preserve"> News Database"</w:t>
      </w:r>
      <w:r w:rsidR="005B7D13">
        <w:rPr>
          <w:snapToGrid/>
          <w:lang w:eastAsia="ko-KR"/>
        </w:rPr>
        <w:t xml:space="preserve"> (GCSN</w:t>
      </w:r>
      <w:r w:rsidR="00161D8E">
        <w:rPr>
          <w:snapToGrid/>
          <w:lang w:eastAsia="ko-KR"/>
        </w:rPr>
        <w:t>D</w:t>
      </w:r>
      <w:r w:rsidR="005B7D13">
        <w:rPr>
          <w:snapToGrid/>
          <w:lang w:eastAsia="ko-KR"/>
        </w:rPr>
        <w:t>)</w:t>
      </w:r>
      <w:r w:rsidR="005B7D13" w:rsidRPr="005B7D13">
        <w:rPr>
          <w:snapToGrid/>
          <w:lang w:eastAsia="ko-KR"/>
        </w:rPr>
        <w:t xml:space="preserve"> and will serve as a centralized source of information on events </w:t>
      </w:r>
      <w:r w:rsidR="009D70E3">
        <w:rPr>
          <w:snapToGrid/>
          <w:lang w:eastAsia="ko-KR"/>
        </w:rPr>
        <w:t>to be analyzed in phase 2.</w:t>
      </w:r>
      <w:r w:rsidR="000946D0">
        <w:rPr>
          <w:snapToGrid/>
          <w:lang w:eastAsia="ko-KR"/>
        </w:rPr>
        <w:t xml:space="preserve"> </w:t>
      </w:r>
      <w:r>
        <w:rPr>
          <w:snapToGrid/>
          <w:lang w:eastAsia="ko-KR"/>
        </w:rPr>
        <w:t>This frames our study as</w:t>
      </w:r>
      <w:r w:rsidR="00ED1BFE">
        <w:rPr>
          <w:snapToGrid/>
          <w:lang w:eastAsia="ko-KR"/>
        </w:rPr>
        <w:t xml:space="preserve"> </w:t>
      </w:r>
      <w:r>
        <w:rPr>
          <w:snapToGrid/>
          <w:lang w:eastAsia="ko-KR"/>
        </w:rPr>
        <w:t xml:space="preserve">the social perception of crisis/collapse as conveyed through media. NLP/ML will also </w:t>
      </w:r>
      <w:r>
        <w:rPr>
          <w:snapToGrid/>
          <w:lang w:eastAsia="ko-KR"/>
        </w:rPr>
        <w:lastRenderedPageBreak/>
        <w:t>assist in</w:t>
      </w:r>
      <w:r w:rsidR="00ED1BFE">
        <w:rPr>
          <w:snapToGrid/>
          <w:lang w:eastAsia="ko-KR"/>
        </w:rPr>
        <w:t xml:space="preserve"> </w:t>
      </w:r>
      <w:r>
        <w:rPr>
          <w:snapToGrid/>
          <w:lang w:eastAsia="ko-KR"/>
        </w:rPr>
        <w:t>identifying “shocks” that preceded the crisis/collapse event. Human coders will be used to verify</w:t>
      </w:r>
      <w:r w:rsidR="00ED1BFE">
        <w:rPr>
          <w:snapToGrid/>
          <w:lang w:eastAsia="ko-KR"/>
        </w:rPr>
        <w:t xml:space="preserve"> </w:t>
      </w:r>
      <w:r>
        <w:rPr>
          <w:snapToGrid/>
          <w:lang w:eastAsia="ko-KR"/>
        </w:rPr>
        <w:t xml:space="preserve">that the NLP/ML </w:t>
      </w:r>
      <w:r w:rsidR="00E75C97">
        <w:rPr>
          <w:snapToGrid/>
          <w:lang w:eastAsia="ko-KR"/>
        </w:rPr>
        <w:t>correctly identifies</w:t>
      </w:r>
      <w:r>
        <w:rPr>
          <w:snapToGrid/>
          <w:lang w:eastAsia="ko-KR"/>
        </w:rPr>
        <w:t xml:space="preserve"> events and shocks. In this dataset, we will also track</w:t>
      </w:r>
      <w:r w:rsidR="00ED1BFE">
        <w:rPr>
          <w:snapToGrid/>
          <w:lang w:eastAsia="ko-KR"/>
        </w:rPr>
        <w:t xml:space="preserve"> </w:t>
      </w:r>
      <w:r>
        <w:rPr>
          <w:snapToGrid/>
          <w:lang w:eastAsia="ko-KR"/>
        </w:rPr>
        <w:t>aspects of the</w:t>
      </w:r>
      <w:r w:rsidR="00ED1BFE">
        <w:rPr>
          <w:snapToGrid/>
          <w:lang w:eastAsia="ko-KR"/>
        </w:rPr>
        <w:t xml:space="preserve"> </w:t>
      </w:r>
      <w:r>
        <w:rPr>
          <w:snapToGrid/>
          <w:lang w:eastAsia="ko-KR"/>
        </w:rPr>
        <w:t>shocks, including the length of time the shock remained in public conversations,</w:t>
      </w:r>
      <w:r w:rsidR="00ED1BFE">
        <w:rPr>
          <w:snapToGrid/>
          <w:lang w:eastAsia="ko-KR"/>
        </w:rPr>
        <w:t xml:space="preserve"> </w:t>
      </w:r>
      <w:r>
        <w:rPr>
          <w:snapToGrid/>
          <w:lang w:eastAsia="ko-KR"/>
        </w:rPr>
        <w:t>volume/number of national or international news outlets covering the shock, tone and sentiment</w:t>
      </w:r>
      <w:r w:rsidR="00ED1BFE">
        <w:rPr>
          <w:snapToGrid/>
          <w:lang w:eastAsia="ko-KR"/>
        </w:rPr>
        <w:t xml:space="preserve"> </w:t>
      </w:r>
      <w:r>
        <w:rPr>
          <w:snapToGrid/>
          <w:lang w:eastAsia="ko-KR"/>
        </w:rPr>
        <w:t>of coverage, and mentions of actors, institutions, systems, or services that ceased functioning.</w:t>
      </w:r>
    </w:p>
    <w:p w14:paraId="7A03BFED" w14:textId="7B9DB85B" w:rsidR="00DC65CB" w:rsidRDefault="007A3607" w:rsidP="00B40D7D">
      <w:pPr>
        <w:pStyle w:val="Heading2"/>
      </w:pPr>
      <w:bookmarkStart w:id="4" w:name="_Toc162981881"/>
      <w:r>
        <w:t>“G</w:t>
      </w:r>
      <w:r w:rsidR="00ED1BFE">
        <w:t>lobal</w:t>
      </w:r>
      <w:r>
        <w:t xml:space="preserve"> </w:t>
      </w:r>
      <w:r w:rsidR="00F853BE">
        <w:t xml:space="preserve">Candidate </w:t>
      </w:r>
      <w:r>
        <w:t>S</w:t>
      </w:r>
      <w:r w:rsidR="00ED1BFE">
        <w:t>hock</w:t>
      </w:r>
      <w:r>
        <w:t xml:space="preserve"> N</w:t>
      </w:r>
      <w:r w:rsidR="00ED1BFE">
        <w:t>ew</w:t>
      </w:r>
      <w:r>
        <w:t xml:space="preserve">s </w:t>
      </w:r>
      <w:r w:rsidR="00F853BE">
        <w:t>Database</w:t>
      </w:r>
      <w:r>
        <w:t>”</w:t>
      </w:r>
      <w:r w:rsidR="00B46535">
        <w:t xml:space="preserve"> (G</w:t>
      </w:r>
      <w:r w:rsidR="00F853BE">
        <w:t>C</w:t>
      </w:r>
      <w:r w:rsidR="00B46535">
        <w:t>SN</w:t>
      </w:r>
      <w:r w:rsidR="00161D8E">
        <w:t>D</w:t>
      </w:r>
      <w:r w:rsidR="00B46535">
        <w:t>)</w:t>
      </w:r>
      <w:r w:rsidR="00361353">
        <w:t xml:space="preserve"> (</w:t>
      </w:r>
      <w:r w:rsidR="00361353" w:rsidRPr="002843FD">
        <w:rPr>
          <w:color w:val="C00000"/>
        </w:rPr>
        <w:t xml:space="preserve">Shock </w:t>
      </w:r>
      <w:r w:rsidR="00361353">
        <w:t xml:space="preserve">or </w:t>
      </w:r>
      <w:r w:rsidR="00361353" w:rsidRPr="002843FD">
        <w:rPr>
          <w:color w:val="00B050"/>
        </w:rPr>
        <w:t>not shock</w:t>
      </w:r>
      <w:r w:rsidR="00361353">
        <w:t>)</w:t>
      </w:r>
      <w:bookmarkEnd w:id="4"/>
    </w:p>
    <w:p w14:paraId="4A99F681" w14:textId="6CB677F6" w:rsidR="00FD26E2" w:rsidRDefault="00EE57D5" w:rsidP="00FD26E2">
      <w:commentRangeStart w:id="5"/>
      <w:r>
        <w:t>The</w:t>
      </w:r>
      <w:r w:rsidR="00DC14CA">
        <w:t xml:space="preserve"> framework </w:t>
      </w:r>
      <w:r w:rsidR="00C8508F">
        <w:t xml:space="preserve">contains </w:t>
      </w:r>
      <w:r w:rsidR="00E66CB0">
        <w:t>five</w:t>
      </w:r>
      <w:r w:rsidR="00DC14CA">
        <w:t xml:space="preserve"> </w:t>
      </w:r>
      <w:r w:rsidR="00E66CB0">
        <w:t>steps</w:t>
      </w:r>
      <w:r>
        <w:t xml:space="preserve"> to build the G</w:t>
      </w:r>
      <w:r w:rsidR="00161D8E">
        <w:t>C</w:t>
      </w:r>
      <w:r>
        <w:t>SN</w:t>
      </w:r>
      <w:r w:rsidR="00161D8E">
        <w:t>D</w:t>
      </w:r>
      <w:r w:rsidR="00AB3EC5">
        <w:t>, as</w:t>
      </w:r>
      <w:r w:rsidR="008E703F">
        <w:t xml:space="preserve"> shown in </w:t>
      </w:r>
      <w:r w:rsidR="00D06ED3">
        <w:fldChar w:fldCharType="begin"/>
      </w:r>
      <w:r w:rsidR="00D06ED3">
        <w:instrText xml:space="preserve"> REF _Ref162537615 \h </w:instrText>
      </w:r>
      <w:r w:rsidR="00D06ED3">
        <w:fldChar w:fldCharType="separate"/>
      </w:r>
      <w:r w:rsidR="00D06ED3">
        <w:t xml:space="preserve">Figure </w:t>
      </w:r>
      <w:r w:rsidR="004E627E">
        <w:rPr>
          <w:noProof/>
        </w:rPr>
        <w:t>2</w:t>
      </w:r>
      <w:r w:rsidR="00D06ED3">
        <w:fldChar w:fldCharType="end"/>
      </w:r>
      <w:r w:rsidR="00F75878">
        <w:t xml:space="preserve">. </w:t>
      </w:r>
      <w:r w:rsidR="00E66CB0">
        <w:t>Step</w:t>
      </w:r>
      <w:r w:rsidR="008E3A3B">
        <w:t xml:space="preserve"> 1 is </w:t>
      </w:r>
      <w:r w:rsidR="00F628D7">
        <w:t xml:space="preserve">to identify </w:t>
      </w:r>
      <w:r w:rsidR="00BE1977">
        <w:t>the lexicon</w:t>
      </w:r>
      <w:r w:rsidR="00332B25">
        <w:t>s</w:t>
      </w:r>
      <w:r w:rsidR="00CC5D8F">
        <w:t xml:space="preserve"> associated </w:t>
      </w:r>
      <w:r w:rsidR="00E57331">
        <w:t>with</w:t>
      </w:r>
      <w:r w:rsidR="00CC5D8F">
        <w:t xml:space="preserve"> </w:t>
      </w:r>
      <w:commentRangeStart w:id="6"/>
      <w:r w:rsidR="00CC5D8F">
        <w:t>crisis/shock</w:t>
      </w:r>
      <w:commentRangeEnd w:id="6"/>
      <w:r w:rsidR="00062377">
        <w:rPr>
          <w:rStyle w:val="CommentReference"/>
        </w:rPr>
        <w:commentReference w:id="6"/>
      </w:r>
      <w:r w:rsidR="00BE1977">
        <w:t xml:space="preserve">. </w:t>
      </w:r>
      <w:r w:rsidR="00C24EE4">
        <w:t xml:space="preserve">A </w:t>
      </w:r>
      <w:commentRangeStart w:id="7"/>
      <w:r w:rsidR="00C24EE4">
        <w:t>base lexicon</w:t>
      </w:r>
      <w:commentRangeEnd w:id="7"/>
      <w:r w:rsidR="00C10EC1">
        <w:rPr>
          <w:rStyle w:val="CommentReference"/>
        </w:rPr>
        <w:commentReference w:id="7"/>
      </w:r>
      <w:r w:rsidR="0024783A">
        <w:t xml:space="preserve"> is going to be a point start. </w:t>
      </w:r>
      <w:r w:rsidR="00BE1977">
        <w:t>Then,</w:t>
      </w:r>
      <w:r w:rsidR="002D3FB0">
        <w:t xml:space="preserve"> </w:t>
      </w:r>
      <w:r w:rsidR="00F41435">
        <w:t>it is important to identify</w:t>
      </w:r>
      <w:r w:rsidR="00DF243E">
        <w:t xml:space="preserve"> </w:t>
      </w:r>
      <w:r w:rsidR="00DD717A">
        <w:t xml:space="preserve">the </w:t>
      </w:r>
      <w:r w:rsidR="00332B25">
        <w:t>lexicons</w:t>
      </w:r>
      <w:r w:rsidR="00DD717A">
        <w:t xml:space="preserve"> that help search </w:t>
      </w:r>
      <w:r w:rsidR="003130CB">
        <w:t>for a specific type of shock</w:t>
      </w:r>
      <w:r w:rsidR="004D2C81">
        <w:t>. If the sets of lexicon</w:t>
      </w:r>
      <w:r w:rsidR="00837AD5">
        <w:t>s</w:t>
      </w:r>
      <w:r w:rsidR="004D2C81">
        <w:t xml:space="preserve"> </w:t>
      </w:r>
      <w:r w:rsidR="00835F4E">
        <w:t>do not capture the type of shocks that we are looking for</w:t>
      </w:r>
      <w:r w:rsidR="00C24EE4">
        <w:t xml:space="preserve">, the base lexicons </w:t>
      </w:r>
      <w:r w:rsidR="001D495B">
        <w:t>a</w:t>
      </w:r>
      <w:r w:rsidR="00837AD5">
        <w:t>re used</w:t>
      </w:r>
      <w:r w:rsidR="001D495B">
        <w:t xml:space="preserve"> </w:t>
      </w:r>
      <w:r w:rsidR="00837AD5">
        <w:t>as</w:t>
      </w:r>
      <w:r w:rsidR="001D495B">
        <w:t xml:space="preserve"> the </w:t>
      </w:r>
      <w:r w:rsidR="00332B25">
        <w:t>lexicons</w:t>
      </w:r>
      <w:r w:rsidR="001D495B">
        <w:t xml:space="preserve"> found</w:t>
      </w:r>
      <w:r w:rsidR="008E703F">
        <w:t xml:space="preserve"> to search </w:t>
      </w:r>
      <w:r w:rsidR="00AB3EC5">
        <w:t>news articles</w:t>
      </w:r>
      <w:r w:rsidR="008E703F">
        <w:t xml:space="preserve"> in the data sources.</w:t>
      </w:r>
      <w:r w:rsidR="00BE4FE7">
        <w:t xml:space="preserve"> </w:t>
      </w:r>
      <w:r w:rsidR="00E66CB0">
        <w:t>Step</w:t>
      </w:r>
      <w:r w:rsidR="00BE4FE7">
        <w:t xml:space="preserve"> 2 is </w:t>
      </w:r>
      <w:r w:rsidR="00E42BB0">
        <w:t>to</w:t>
      </w:r>
      <w:r w:rsidR="00BE4FE7">
        <w:t xml:space="preserve"> extract metadata and content from</w:t>
      </w:r>
      <w:r w:rsidR="00E42BB0">
        <w:t xml:space="preserve"> news articles. </w:t>
      </w:r>
      <w:r w:rsidR="00E66CB0">
        <w:t>Step</w:t>
      </w:r>
      <w:r w:rsidR="00E42BB0">
        <w:t xml:space="preserve"> 3 is </w:t>
      </w:r>
      <w:r w:rsidR="00F73B29">
        <w:t xml:space="preserve">to </w:t>
      </w:r>
      <w:r w:rsidR="00F74C73">
        <w:t>identify</w:t>
      </w:r>
      <w:r w:rsidR="0022546E">
        <w:t xml:space="preserve"> </w:t>
      </w:r>
      <w:r w:rsidR="005F3CD2">
        <w:t>th</w:t>
      </w:r>
      <w:r w:rsidR="00704D60">
        <w:t xml:space="preserve">e </w:t>
      </w:r>
      <w:r w:rsidR="006D4107">
        <w:t>news's</w:t>
      </w:r>
      <w:r w:rsidR="00704D60">
        <w:t xml:space="preserve"> topic</w:t>
      </w:r>
      <w:r w:rsidR="00F73B29">
        <w:t xml:space="preserve">s or “candidate” events </w:t>
      </w:r>
      <w:r w:rsidR="00CC46DC">
        <w:t>and the</w:t>
      </w:r>
      <w:r w:rsidR="00132B28">
        <w:t>n</w:t>
      </w:r>
      <w:r w:rsidR="00CC46DC">
        <w:t xml:space="preserve"> create a database with the </w:t>
      </w:r>
      <w:r w:rsidR="00132B28">
        <w:t>data extracted (shocks, metadata, content, events).</w:t>
      </w:r>
      <w:commentRangeEnd w:id="5"/>
      <w:r w:rsidR="009A2751">
        <w:rPr>
          <w:rStyle w:val="CommentReference"/>
        </w:rPr>
        <w:commentReference w:id="5"/>
      </w:r>
    </w:p>
    <w:p w14:paraId="44501BE5" w14:textId="77777777" w:rsidR="00E15F07" w:rsidRPr="00E15F07" w:rsidRDefault="00E15F07" w:rsidP="00E15F07">
      <w:pPr>
        <w:pStyle w:val="NormalIndent"/>
      </w:pPr>
    </w:p>
    <w:p w14:paraId="6650F7B6" w14:textId="3F7F69AA" w:rsidR="00F22075" w:rsidRDefault="00791612" w:rsidP="00F22075">
      <w:pPr>
        <w:pStyle w:val="FigureContent"/>
      </w:pPr>
      <w:commentRangeStart w:id="9"/>
      <w:r w:rsidRPr="00791612">
        <w:drawing>
          <wp:inline distT="0" distB="0" distL="0" distR="0" wp14:anchorId="088FBA0C" wp14:editId="2A1856FD">
            <wp:extent cx="5943600" cy="2582545"/>
            <wp:effectExtent l="0" t="0" r="0" b="0"/>
            <wp:docPr id="252536382" name="Picture 54" descr="A diagram of different types of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536382" name="Picture 54" descr="A diagram of different types of objects&#10;&#10;Description automatically generated"/>
                    <pic:cNvPicPr>
                      <a:picLocks noChangeAspect="1" noChangeArrowheads="1"/>
                    </pic:cNvPicPr>
                  </pic:nvPicPr>
                  <pic:blipFill>
                    <a:blip r:embed="rId23">
                      <a:extLst>
                        <a:ext uri="{28A0092B-C50C-407E-A947-70E740481C1C}">
                          <a14:useLocalDpi xmlns:a14="http://schemas.microsoft.com/office/drawing/2010/main"/>
                        </a:ext>
                      </a:extLst>
                    </a:blip>
                    <a:srcRect/>
                    <a:stretch>
                      <a:fillRect/>
                    </a:stretch>
                  </pic:blipFill>
                  <pic:spPr bwMode="auto">
                    <a:xfrm>
                      <a:off x="0" y="0"/>
                      <a:ext cx="5943600" cy="2582545"/>
                    </a:xfrm>
                    <a:prstGeom prst="rect">
                      <a:avLst/>
                    </a:prstGeom>
                    <a:noFill/>
                    <a:ln>
                      <a:noFill/>
                    </a:ln>
                  </pic:spPr>
                </pic:pic>
              </a:graphicData>
            </a:graphic>
          </wp:inline>
        </w:drawing>
      </w:r>
      <w:commentRangeEnd w:id="9"/>
      <w:r w:rsidR="0025147C">
        <w:rPr>
          <w:rStyle w:val="CommentReference"/>
          <w:noProof w:val="0"/>
          <w:snapToGrid w:val="0"/>
          <w:lang w:val="en-US" w:eastAsia="en-US"/>
        </w:rPr>
        <w:commentReference w:id="9"/>
      </w:r>
    </w:p>
    <w:p w14:paraId="4B3BED50" w14:textId="0B513DF3" w:rsidR="00F22075" w:rsidRPr="00FF7673" w:rsidRDefault="00F22075" w:rsidP="00F22075">
      <w:pPr>
        <w:pStyle w:val="FigureLabel"/>
        <w:rPr>
          <w:sz w:val="18"/>
          <w:szCs w:val="18"/>
        </w:rPr>
      </w:pPr>
      <w:bookmarkStart w:id="10" w:name="_Ref162537615"/>
      <w:r w:rsidRPr="00FF7673">
        <w:rPr>
          <w:sz w:val="18"/>
          <w:szCs w:val="18"/>
        </w:rPr>
        <w:t xml:space="preserve">Figure </w:t>
      </w:r>
      <w:r w:rsidRPr="00FF7673">
        <w:rPr>
          <w:sz w:val="18"/>
          <w:szCs w:val="18"/>
        </w:rPr>
        <w:fldChar w:fldCharType="begin"/>
      </w:r>
      <w:r>
        <w:instrText xml:space="preserve"> SEQ Figure \* ARABIC </w:instrText>
      </w:r>
      <w:r w:rsidRPr="00FF7673">
        <w:rPr>
          <w:sz w:val="18"/>
          <w:szCs w:val="18"/>
        </w:rPr>
        <w:fldChar w:fldCharType="separate"/>
      </w:r>
      <w:r w:rsidR="005E1781" w:rsidRPr="00FF7673">
        <w:rPr>
          <w:sz w:val="18"/>
          <w:szCs w:val="18"/>
        </w:rPr>
        <w:t>2</w:t>
      </w:r>
      <w:r w:rsidRPr="00FF7673">
        <w:rPr>
          <w:sz w:val="18"/>
          <w:szCs w:val="18"/>
        </w:rPr>
        <w:fldChar w:fldCharType="end"/>
      </w:r>
      <w:bookmarkEnd w:id="10"/>
      <w:r w:rsidRPr="00FF7673">
        <w:rPr>
          <w:sz w:val="18"/>
          <w:szCs w:val="18"/>
        </w:rPr>
        <w:t>. Framework for building a database of news articles.</w:t>
      </w:r>
    </w:p>
    <w:p w14:paraId="1FE5E454" w14:textId="60A2EC3C" w:rsidR="00FC7615" w:rsidRDefault="00A56854" w:rsidP="00B40D7D">
      <w:pPr>
        <w:pStyle w:val="Heading3"/>
      </w:pPr>
      <w:bookmarkStart w:id="11" w:name="_Toc162981882"/>
      <w:r>
        <w:t>Step</w:t>
      </w:r>
      <w:r w:rsidR="00D06A0C">
        <w:t xml:space="preserve"> 1: </w:t>
      </w:r>
      <w:r w:rsidR="00EB1F6F">
        <w:t xml:space="preserve">Collapse </w:t>
      </w:r>
      <w:r w:rsidR="002052D8">
        <w:t>Lexicon</w:t>
      </w:r>
      <w:bookmarkEnd w:id="11"/>
      <w:r w:rsidR="00EB1F6F">
        <w:t xml:space="preserve"> </w:t>
      </w:r>
    </w:p>
    <w:p w14:paraId="6BA695A9" w14:textId="11C70F93" w:rsidR="003E13B6" w:rsidRDefault="009155BD" w:rsidP="007B695F">
      <w:r>
        <w:t>A lexicon-based approach has been used to analyze fina</w:t>
      </w:r>
      <w:r w:rsidR="00504644">
        <w:t>ncial</w:t>
      </w:r>
      <w:r w:rsidR="004A524C">
        <w:t xml:space="preserve"> </w:t>
      </w:r>
      <w:r w:rsidR="004A524C">
        <w:fldChar w:fldCharType="begin"/>
      </w:r>
      <w:r w:rsidR="002502E0">
        <w:instrText xml:space="preserve"> ADDIN EN.CITE &lt;EndNote&gt;&lt;Cite&gt;&lt;Author&gt;Schröter&lt;/Author&gt;&lt;Year&gt;2015&lt;/Year&gt;&lt;RecNum&gt;80&lt;/RecNum&gt;&lt;DisplayText&gt;(Schröter &amp;amp; Storjohann, 2015)&lt;/DisplayText&gt;&lt;record&gt;&lt;rec-number&gt;80&lt;/rec-number&gt;&lt;foreign-keys&gt;&lt;key app="EN" db-id="a2xa9fp9trtwaredwwv5asrzdvf55fseadfx" timestamp="1713278628" guid="0c0a81c1-c236-4a78-98fd-b6e5108e90e7"&gt;80&lt;/key&gt;&lt;/foreign-keys&gt;&lt;ref-type name="Journal Article"&gt;17&lt;/ref-type&gt;&lt;contributors&gt;&lt;authors&gt;&lt;author&gt;Schröter, Melani&lt;/author&gt;&lt;author&gt;Storjohann, Petra&lt;/author&gt;&lt;/authors&gt;&lt;/contributors&gt;&lt;titles&gt;&lt;title&gt;Patterns of discourse semantics: A corpus-assisted study of financial crisis in British newspaper discourse in 2009&lt;/title&gt;&lt;secondary-title&gt;Pragmatics and Society&lt;/secondary-title&gt;&lt;/titles&gt;&lt;periodical&gt;&lt;full-title&gt;Pragmatics and Society&lt;/full-title&gt;&lt;/periodical&gt;&lt;pages&gt;43-66&lt;/pages&gt;&lt;volume&gt;6&lt;/volume&gt;&lt;number&gt;1&lt;/number&gt;&lt;dates&gt;&lt;year&gt;2015&lt;/year&gt;&lt;/dates&gt;&lt;isbn&gt;1878-9714&lt;/isbn&gt;&lt;urls&gt;&lt;/urls&gt;&lt;/record&gt;&lt;/Cite&gt;&lt;/EndNote&gt;</w:instrText>
      </w:r>
      <w:r w:rsidR="004A524C">
        <w:fldChar w:fldCharType="separate"/>
      </w:r>
      <w:r w:rsidR="00325A39">
        <w:rPr>
          <w:noProof/>
        </w:rPr>
        <w:t>(Schröter &amp; Storjohann, 2015)</w:t>
      </w:r>
      <w:r w:rsidR="004A524C">
        <w:fldChar w:fldCharType="end"/>
      </w:r>
      <w:r w:rsidR="004A524C">
        <w:t xml:space="preserve">, </w:t>
      </w:r>
      <w:r w:rsidR="00656F9E">
        <w:t>political</w:t>
      </w:r>
      <w:r w:rsidR="004A524C">
        <w:t xml:space="preserve"> </w:t>
      </w:r>
      <w:r w:rsidR="004A524C">
        <w:fldChar w:fldCharType="begin"/>
      </w:r>
      <w:r w:rsidR="002502E0">
        <w:instrText xml:space="preserve"> ADDIN EN.CITE &lt;EndNote&gt;&lt;Cite&gt;&lt;Author&gt;Zouave&lt;/Author&gt;&lt;Year&gt;2014&lt;/Year&gt;&lt;RecNum&gt;81&lt;/RecNum&gt;&lt;DisplayText&gt;(Havumetsä, 2023; Zouave, 2014)&lt;/DisplayText&gt;&lt;record&gt;&lt;rec-number&gt;81&lt;/rec-number&gt;&lt;foreign-keys&gt;&lt;key app="EN" db-id="a2xa9fp9trtwaredwwv5asrzdvf55fseadfx" timestamp="1713278628" guid="5ba1f00b-2a06-457c-aaf0-ef8e6d36f505"&gt;81&lt;/key&gt;&lt;/foreign-keys&gt;&lt;ref-type name="Generic"&gt;13&lt;/ref-type&gt;&lt;contributors&gt;&lt;authors&gt;&lt;author&gt;Zouave, Sonia&lt;/author&gt;&lt;/authors&gt;&lt;/contributors&gt;&lt;titles&gt;&lt;title&gt;Manipulation in Newspaper Articles: A Political Discourse Analysis of Lexical Choice and Manipulation in Japanese Newspaper Crisis Reporting in the case of North Korea&lt;/title&gt;&lt;/titles&gt;&lt;dates&gt;&lt;year&gt;2014&lt;/year&gt;&lt;/dates&gt;&lt;urls&gt;&lt;/urls&gt;&lt;/record&gt;&lt;/Cite&gt;&lt;Cite&gt;&lt;Author&gt;Havumetsä&lt;/Author&gt;&lt;Year&gt;2023&lt;/Year&gt;&lt;RecNum&gt;82&lt;/RecNum&gt;&lt;record&gt;&lt;rec-number&gt;82&lt;/rec-number&gt;&lt;foreign-keys&gt;&lt;key app="EN" db-id="a2xa9fp9trtwaredwwv5asrzdvf55fseadfx" timestamp="1713278628" guid="c812da0b-a733-49b2-bb33-3a2563ed27d0"&gt;82&lt;/key&gt;&lt;/foreign-keys&gt;&lt;ref-type name="Journal Article"&gt;17&lt;/ref-type&gt;&lt;contributors&gt;&lt;authors&gt;&lt;author&gt;Havumetsä, Nina&lt;/author&gt;&lt;/authors&gt;&lt;/contributors&gt;&lt;titles&gt;&lt;title&gt;Lexical borrowing in journalism in a time of political crisis&lt;/title&gt;&lt;secondary-title&gt;Perspectives&lt;/secondary-title&gt;&lt;/titles&gt;&lt;periodical&gt;&lt;full-title&gt;Perspectives&lt;/full-title&gt;&lt;/periodical&gt;&lt;pages&gt;562-575&lt;/pages&gt;&lt;volume&gt;31&lt;/volume&gt;&lt;number&gt;3&lt;/number&gt;&lt;dates&gt;&lt;year&gt;2023&lt;/year&gt;&lt;/dates&gt;&lt;isbn&gt;0907-676X&lt;/isbn&gt;&lt;urls&gt;&lt;/urls&gt;&lt;/record&gt;&lt;/Cite&gt;&lt;/EndNote&gt;</w:instrText>
      </w:r>
      <w:r w:rsidR="004A524C">
        <w:fldChar w:fldCharType="separate"/>
      </w:r>
      <w:r w:rsidR="00325A39">
        <w:rPr>
          <w:noProof/>
        </w:rPr>
        <w:t>(Havumetsä, 2023; Zouave, 2014)</w:t>
      </w:r>
      <w:r w:rsidR="004A524C">
        <w:fldChar w:fldCharType="end"/>
      </w:r>
      <w:r w:rsidR="0090275C">
        <w:t xml:space="preserve">, </w:t>
      </w:r>
      <w:r w:rsidR="00A41A9A">
        <w:t xml:space="preserve">and </w:t>
      </w:r>
      <w:r w:rsidR="00543C06">
        <w:t xml:space="preserve">social </w:t>
      </w:r>
      <w:r w:rsidR="005749BF">
        <w:fldChar w:fldCharType="begin"/>
      </w:r>
      <w:r w:rsidR="002502E0">
        <w:instrText xml:space="preserve"> ADDIN EN.CITE &lt;EndNote&gt;&lt;Cite&gt;&lt;Author&gt;Salem&lt;/Author&gt;&lt;Year&gt;2022&lt;/Year&gt;&lt;RecNum&gt;83&lt;/RecNum&gt;&lt;DisplayText&gt;(Jayanetti et al., 2023; Salem et al., 2022)&lt;/DisplayText&gt;&lt;record&gt;&lt;rec-number&gt;83&lt;/rec-number&gt;&lt;foreign-keys&gt;&lt;key app="EN" db-id="a2xa9fp9trtwaredwwv5asrzdvf55fseadfx" timestamp="1713278628" guid="2c0cddee-43b0-43de-be22-1d244f25f3ee"&gt;83&lt;/key&gt;&lt;/foreign-keys&gt;&lt;ref-type name="Journal Article"&gt;17&lt;/ref-type&gt;&lt;contributors&gt;&lt;authors&gt;&lt;author&gt;Salem, Saadeya&lt;/author&gt;&lt;author&gt;Mansour, Nihad M&lt;/author&gt;&lt;author&gt;Hassan, Inas H&lt;/author&gt;&lt;author&gt;Debian, Riham A&lt;/author&gt;&lt;/authors&gt;&lt;/contributors&gt;&lt;titles&gt;&lt;title&gt;Investigating the Role of Conceptual Metaphor in the Representation of the Syrian Human Crisis in British Newspaper Articles: A Cognitive Approach&lt;/title&gt;&lt;secondary-title&gt;Journal of Language and Literature&lt;/secondary-title&gt;&lt;/titles&gt;&lt;periodical&gt;&lt;full-title&gt;Journal of Language and Literature&lt;/full-title&gt;&lt;/periodical&gt;&lt;pages&gt;1-14&lt;/pages&gt;&lt;volume&gt;22&lt;/volume&gt;&lt;number&gt;1&lt;/number&gt;&lt;dates&gt;&lt;year&gt;2022&lt;/year&gt;&lt;/dates&gt;&lt;isbn&gt;2580-5878&lt;/isbn&gt;&lt;urls&gt;&lt;/urls&gt;&lt;/record&gt;&lt;/Cite&gt;&lt;Cite&gt;&lt;Author&gt;Jayanetti&lt;/Author&gt;&lt;Year&gt;2023&lt;/Year&gt;&lt;RecNum&gt;84&lt;/RecNum&gt;&lt;record&gt;&lt;rec-number&gt;84&lt;/rec-number&gt;&lt;foreign-keys&gt;&lt;key app="EN" db-id="a2xa9fp9trtwaredwwv5asrzdvf55fseadfx" timestamp="1713278629" guid="47c39ee1-b22e-4b62-b28d-b66db47cc06f"&gt;84&lt;/key&gt;&lt;/foreign-keys&gt;&lt;ref-type name="Journal Article"&gt;17&lt;/ref-type&gt;&lt;contributors&gt;&lt;authors&gt;&lt;author&gt;Jayanetti, Himarsha R&lt;/author&gt;&lt;author&gt;Frydenlund, Erika&lt;/author&gt;&lt;author&gt;Weigle, Michele C&lt;/author&gt;&lt;/authors&gt;&lt;/contributors&gt;&lt;titles&gt;&lt;title&gt;Xenophobic Events vs. Refugee Population--Using GDELT to Identify Countries with Disproportionate Coverage&lt;/title&gt;&lt;secondary-title&gt;arXiv preprint arXiv:2308.05038&lt;/secondary-title&gt;&lt;/titles&gt;&lt;periodical&gt;&lt;full-title&gt;arXiv preprint arXiv:2308.05038&lt;/full-title&gt;&lt;/periodical&gt;&lt;dates&gt;&lt;year&gt;2023&lt;/year&gt;&lt;/dates&gt;&lt;urls&gt;&lt;/urls&gt;&lt;/record&gt;&lt;/Cite&gt;&lt;/EndNote&gt;</w:instrText>
      </w:r>
      <w:r w:rsidR="005749BF">
        <w:fldChar w:fldCharType="separate"/>
      </w:r>
      <w:r w:rsidR="00325A39">
        <w:rPr>
          <w:noProof/>
        </w:rPr>
        <w:t>(Jayanetti et al., 2023; Salem et al., 2022)</w:t>
      </w:r>
      <w:r w:rsidR="005749BF">
        <w:fldChar w:fldCharType="end"/>
      </w:r>
      <w:r w:rsidR="00B4076A">
        <w:t xml:space="preserve"> crises</w:t>
      </w:r>
      <w:r w:rsidR="006971BD">
        <w:t xml:space="preserve">. </w:t>
      </w:r>
      <w:r w:rsidR="007B695F">
        <w:t>Appropriately using</w:t>
      </w:r>
      <w:r w:rsidR="007B695F" w:rsidRPr="00063012">
        <w:t xml:space="preserve"> lexicons for searching news is crucial </w:t>
      </w:r>
      <w:r w:rsidR="007B695F">
        <w:t>because they extract</w:t>
      </w:r>
      <w:r w:rsidR="007B695F" w:rsidRPr="00063012">
        <w:t xml:space="preserve"> valuable information from unstructured data sources like online news stories</w:t>
      </w:r>
      <w:r w:rsidR="007B695F">
        <w:t xml:space="preserve"> </w:t>
      </w:r>
      <w:r w:rsidR="007B695F">
        <w:fldChar w:fldCharType="begin"/>
      </w:r>
      <w:r w:rsidR="002502E0">
        <w:instrText xml:space="preserve"> ADDIN EN.CITE &lt;EndNote&gt;&lt;Cite&gt;&lt;Author&gt;Shaikh&lt;/Author&gt;&lt;Year&gt;2019&lt;/Year&gt;&lt;RecNum&gt;79&lt;/RecNum&gt;&lt;DisplayText&gt;(Shaikh et al., 2019)&lt;/DisplayText&gt;&lt;record&gt;&lt;rec-number&gt;79&lt;/rec-number&gt;&lt;foreign-keys&gt;&lt;key app="EN" db-id="a2xa9fp9trtwaredwwv5asrzdvf55fseadfx" timestamp="1713278628" guid="d8668536-e388-4dfa-b493-a3fff8a7cdba"&gt;79&lt;/key&gt;&lt;/foreign-keys&gt;&lt;ref-type name="Journal Article"&gt;17&lt;/ref-type&gt;&lt;contributors&gt;&lt;authors&gt;&lt;author&gt;Shaikh, Anoud&lt;/author&gt;&lt;author&gt;Mahoto, Naeem Ahmed&lt;/author&gt;&lt;author&gt;Unar, Mukhtiar Ali&lt;/author&gt;&lt;/authors&gt;&lt;/contributors&gt;&lt;titles&gt;&lt;title&gt;A Lexicon based Approach Towards Concept Extraction&lt;/title&gt;&lt;secondary-title&gt;3c Tecnología: glosas de innovación aplicadas a la pyme&lt;/secondary-title&gt;&lt;/titles&gt;&lt;periodical&gt;&lt;full-title&gt;3c Tecnología: glosas de innovación aplicadas a la pyme&lt;/full-title&gt;&lt;/periodical&gt;&lt;pages&gt;50-67&lt;/pages&gt;&lt;volume&gt;8&lt;/volume&gt;&lt;number&gt;1&lt;/number&gt;&lt;dates&gt;&lt;year&gt;2019&lt;/year&gt;&lt;/dates&gt;&lt;isbn&gt;2254-4143&lt;/isbn&gt;&lt;urls&gt;&lt;/urls&gt;&lt;/record&gt;&lt;/Cite&gt;&lt;/EndNote&gt;</w:instrText>
      </w:r>
      <w:r w:rsidR="007B695F">
        <w:fldChar w:fldCharType="separate"/>
      </w:r>
      <w:r w:rsidR="00325A39">
        <w:rPr>
          <w:noProof/>
        </w:rPr>
        <w:t>(Shaikh et al., 2019)</w:t>
      </w:r>
      <w:r w:rsidR="007B695F">
        <w:fldChar w:fldCharType="end"/>
      </w:r>
      <w:r w:rsidR="007B695F">
        <w:t>.</w:t>
      </w:r>
      <w:r w:rsidR="00256094">
        <w:t xml:space="preserve">We have </w:t>
      </w:r>
      <w:r w:rsidR="00F31608">
        <w:t xml:space="preserve">identified </w:t>
      </w:r>
      <w:r w:rsidR="00256094">
        <w:t xml:space="preserve">a lexicon </w:t>
      </w:r>
      <w:r w:rsidR="00F31608">
        <w:t>created for social media related to cris</w:t>
      </w:r>
      <w:r w:rsidR="00A76BC3">
        <w:t>e</w:t>
      </w:r>
      <w:r w:rsidR="00F31608">
        <w:t>s</w:t>
      </w:r>
      <w:r w:rsidR="000C5D65">
        <w:t xml:space="preserve"> that we will use </w:t>
      </w:r>
      <w:r w:rsidR="00271BD8">
        <w:t>for</w:t>
      </w:r>
      <w:r w:rsidR="000C5D65">
        <w:t xml:space="preserve"> search in news articles</w:t>
      </w:r>
      <w:r w:rsidR="003E13B6">
        <w:t>:</w:t>
      </w:r>
      <w:r w:rsidR="002B792B">
        <w:t xml:space="preserve"> </w:t>
      </w:r>
      <w:proofErr w:type="spellStart"/>
      <w:r w:rsidR="00256094">
        <w:t>CrisisLex</w:t>
      </w:r>
      <w:proofErr w:type="spellEnd"/>
      <w:r w:rsidR="007B695F">
        <w:t xml:space="preserve">, </w:t>
      </w:r>
      <w:r w:rsidR="009D4FB3">
        <w:t>a lexicon</w:t>
      </w:r>
      <w:r w:rsidR="009640F9">
        <w:t xml:space="preserve"> of </w:t>
      </w:r>
      <w:r w:rsidR="005938D5">
        <w:t xml:space="preserve">380 </w:t>
      </w:r>
      <w:r w:rsidR="00CE5EF5">
        <w:t>automatically generated</w:t>
      </w:r>
      <w:r w:rsidR="00CE5EF5" w:rsidRPr="00CE5EF5">
        <w:t xml:space="preserve"> and human-curated </w:t>
      </w:r>
      <w:r w:rsidR="004D55EE">
        <w:t>terms</w:t>
      </w:r>
      <w:r w:rsidR="00AC6998">
        <w:t xml:space="preserve"> </w:t>
      </w:r>
      <w:r w:rsidR="004D55EE">
        <w:t>fre</w:t>
      </w:r>
      <w:r w:rsidR="00660D5C">
        <w:t>quently</w:t>
      </w:r>
      <w:r w:rsidR="00D01C74">
        <w:t xml:space="preserve"> </w:t>
      </w:r>
      <w:r w:rsidR="00CE5EF5" w:rsidRPr="00CE5EF5">
        <w:t>related to disasters</w:t>
      </w:r>
      <w:r w:rsidR="009A076F">
        <w:t xml:space="preserve"> </w:t>
      </w:r>
      <w:r w:rsidR="0097051B">
        <w:fldChar w:fldCharType="begin"/>
      </w:r>
      <w:r w:rsidR="00C93407">
        <w:instrText xml:space="preserve"> ADDIN EN.CITE &lt;EndNote&gt;&lt;Cite&gt;&lt;Author&gt;Olteanu&lt;/Author&gt;&lt;Year&gt;2014&lt;/Year&gt;&lt;RecNum&gt;168&lt;/RecNum&gt;&lt;DisplayText&gt;(Olteanu et al., 2014a)&lt;/DisplayText&gt;&lt;record&gt;&lt;rec-number&gt;168&lt;/rec-number&gt;&lt;foreign-keys&gt;&lt;key app="EN" db-id="pfvrwzf9o9fd5bepwfvpardwp2tz9dswadw2" timestamp="1713009856"&gt;168&lt;/key&gt;&lt;/foreign-keys&gt;&lt;ref-type name="Journal Article"&gt;17&lt;/ref-type&gt;&lt;contributors&gt;&lt;authors&gt;&lt;author&gt;Olteanu, Alexandra&lt;/author&gt;&lt;author&gt;Castillo, Carlos&lt;/author&gt;&lt;author&gt;Diaz, Fernando&lt;/author&gt;&lt;author&gt;Vieweg, Sarah&lt;/author&gt;&lt;/authors&gt;&lt;/contributors&gt;&lt;titles&gt;&lt;title&gt;CrisisLex: A Lexicon for Collecting and Filtering Microblogged Communications in Crises&lt;/title&gt;&lt;secondary-title&gt;Proceedings of the International AAAI Conference on Web and Social Media&lt;/secondary-title&gt;&lt;/titles&gt;&lt;periodical&gt;&lt;full-title&gt;Proceedings of the International AAAI Conference on Web and Social Media&lt;/full-title&gt;&lt;/periodical&gt;&lt;pages&gt;376-385&lt;/pages&gt;&lt;volume&gt;8&lt;/volume&gt;&lt;number&gt;1&lt;/number&gt;&lt;dates&gt;&lt;year&gt;2014&lt;/year&gt;&lt;/dates&gt;&lt;publisher&gt;Association for the Advancement of Artificial Intelligence (AAAI)&lt;/publisher&gt;&lt;isbn&gt;2334-0770&lt;/isbn&gt;&lt;urls&gt;&lt;related-urls&gt;&lt;url&gt;https://dx.doi.org/10.1609/icwsm.v8i1.14538&lt;/url&gt;&lt;/related-urls&gt;&lt;/urls&gt;&lt;electronic-resource-num&gt;10.1609/icwsm.v8i1.14538&lt;/electronic-resource-num&gt;&lt;/record&gt;&lt;/Cite&gt;&lt;/EndNote&gt;</w:instrText>
      </w:r>
      <w:r w:rsidR="0097051B">
        <w:fldChar w:fldCharType="separate"/>
      </w:r>
      <w:r w:rsidR="00C93407">
        <w:rPr>
          <w:noProof/>
        </w:rPr>
        <w:t>(Olteanu et al., 2014a)</w:t>
      </w:r>
      <w:r w:rsidR="0097051B">
        <w:fldChar w:fldCharType="end"/>
      </w:r>
      <w:r w:rsidR="005938D5">
        <w:t>.</w:t>
      </w:r>
      <w:r w:rsidR="00256094">
        <w:t xml:space="preserve"> </w:t>
      </w:r>
      <w:r w:rsidR="003F0A0C">
        <w:t xml:space="preserve">However, </w:t>
      </w:r>
      <w:r w:rsidR="0056263C">
        <w:t>they</w:t>
      </w:r>
      <w:r w:rsidR="00325A39">
        <w:t xml:space="preserve"> did not </w:t>
      </w:r>
      <w:r w:rsidR="002B37D3">
        <w:t>define what</w:t>
      </w:r>
      <w:r w:rsidR="00325A39">
        <w:t xml:space="preserve"> </w:t>
      </w:r>
      <w:r w:rsidR="009C03A1" w:rsidRPr="009C03A1">
        <w:t xml:space="preserve">a crisis </w:t>
      </w:r>
      <w:r w:rsidR="002B37D3">
        <w:t xml:space="preserve">is </w:t>
      </w:r>
      <w:r w:rsidR="009C03A1">
        <w:t xml:space="preserve">and </w:t>
      </w:r>
      <w:r w:rsidR="003E021A">
        <w:t>were</w:t>
      </w:r>
      <w:r w:rsidR="00C802EB">
        <w:t xml:space="preserve"> limited to </w:t>
      </w:r>
      <w:r w:rsidR="003E021A">
        <w:t>capturing</w:t>
      </w:r>
      <w:r w:rsidR="00C802EB">
        <w:t xml:space="preserve"> only natural disasters and human-made </w:t>
      </w:r>
      <w:r w:rsidR="005F0343">
        <w:t>disasters, excluding</w:t>
      </w:r>
      <w:r w:rsidR="00C802EB">
        <w:t xml:space="preserve"> other types of crises</w:t>
      </w:r>
      <w:r w:rsidR="00040D1E">
        <w:t>/events</w:t>
      </w:r>
      <w:r w:rsidR="00EA6091">
        <w:t xml:space="preserve"> such as financial, ecological, natural disasters, human displacement, and other socio-ecological disasters</w:t>
      </w:r>
      <w:r w:rsidR="007B695F">
        <w:t>.</w:t>
      </w:r>
      <w:r w:rsidR="00BF4877">
        <w:t xml:space="preserve"> </w:t>
      </w:r>
    </w:p>
    <w:p w14:paraId="70BAC9CA" w14:textId="77777777" w:rsidR="00781709" w:rsidRPr="00781709" w:rsidRDefault="00781709" w:rsidP="00781709">
      <w:pPr>
        <w:pStyle w:val="NormalIndent"/>
      </w:pPr>
    </w:p>
    <w:p w14:paraId="1ED0E4D4" w14:textId="1BB045F2" w:rsidR="003D7BEB" w:rsidRDefault="003121F3" w:rsidP="003E13B6">
      <w:commentRangeStart w:id="12"/>
      <w:r>
        <w:t>Given th</w:t>
      </w:r>
      <w:r w:rsidR="003C423A">
        <w:t>ose limitations</w:t>
      </w:r>
      <w:r w:rsidR="00256094">
        <w:t xml:space="preserve">, more lexicons </w:t>
      </w:r>
      <w:r w:rsidR="005801A0">
        <w:t>must</w:t>
      </w:r>
      <w:r w:rsidR="00256094">
        <w:t xml:space="preserve"> be included </w:t>
      </w:r>
      <w:r w:rsidR="00040D1E">
        <w:t>for</w:t>
      </w:r>
      <w:r w:rsidR="00256094">
        <w:t xml:space="preserve"> other </w:t>
      </w:r>
      <w:r w:rsidR="00B23523">
        <w:t xml:space="preserve">types of </w:t>
      </w:r>
      <w:r w:rsidR="00040D1E">
        <w:t>crises</w:t>
      </w:r>
      <w:r w:rsidR="00256094">
        <w:t xml:space="preserve"> that might cause collap</w:t>
      </w:r>
      <w:r w:rsidR="00D913FB">
        <w:t>se</w:t>
      </w:r>
      <w:r w:rsidR="00256094">
        <w:t>.</w:t>
      </w:r>
      <w:r w:rsidR="003E13B6">
        <w:t xml:space="preserve"> </w:t>
      </w:r>
      <w:r w:rsidR="009A1AB0">
        <w:t xml:space="preserve">We propose to use </w:t>
      </w:r>
      <w:r w:rsidR="00523B9C">
        <w:t xml:space="preserve">the </w:t>
      </w:r>
      <w:r w:rsidR="008972DD">
        <w:t>GDELT database to examine different events reported i</w:t>
      </w:r>
      <w:r w:rsidR="00CD761B">
        <w:t>n the media</w:t>
      </w:r>
      <w:r w:rsidR="00FF64E3">
        <w:t xml:space="preserve"> and extract lexicons related to those crises/events</w:t>
      </w:r>
      <w:r w:rsidR="00CD761B">
        <w:t>.</w:t>
      </w:r>
      <w:r w:rsidR="00761279">
        <w:t xml:space="preserve"> </w:t>
      </w:r>
      <w:proofErr w:type="spellStart"/>
      <w:r w:rsidR="00761279" w:rsidRPr="00512532">
        <w:t>Jayanetti</w:t>
      </w:r>
      <w:proofErr w:type="spellEnd"/>
      <w:r w:rsidR="00761279">
        <w:t xml:space="preserve"> et al. </w:t>
      </w:r>
      <w:r w:rsidR="00F92F6C">
        <w:fldChar w:fldCharType="begin"/>
      </w:r>
      <w:r w:rsidR="002502E0">
        <w:instrText xml:space="preserve"> ADDIN EN.CITE &lt;EndNote&gt;&lt;Cite ExcludeAuth="1"&gt;&lt;Author&gt;Jayanetti&lt;/Author&gt;&lt;Year&gt;2023&lt;/Year&gt;&lt;RecNum&gt;84&lt;/RecNum&gt;&lt;DisplayText&gt;(2023)&lt;/DisplayText&gt;&lt;record&gt;&lt;rec-number&gt;84&lt;/rec-number&gt;&lt;foreign-keys&gt;&lt;key app="EN" db-id="a2xa9fp9trtwaredwwv5asrzdvf55fseadfx" timestamp="1713278629" guid="47c39ee1-b22e-4b62-b28d-b66db47cc06f"&gt;84&lt;/key&gt;&lt;/foreign-keys&gt;&lt;ref-type name="Journal Article"&gt;17&lt;/ref-type&gt;&lt;contributors&gt;&lt;authors&gt;&lt;author&gt;Jayanetti, Himarsha R&lt;/author&gt;&lt;author&gt;Frydenlund, Erika&lt;/author&gt;&lt;author&gt;Weigle, Michele C&lt;/author&gt;&lt;/authors&gt;&lt;/contributors&gt;&lt;titles&gt;&lt;title&gt;Xenophobic Events vs. Refugee Population--Using GDELT to Identify Countries with Disproportionate Coverage&lt;/title&gt;&lt;secondary-title&gt;arXiv preprint arXiv:2308.05038&lt;/secondary-title&gt;&lt;/titles&gt;&lt;periodical&gt;&lt;full-title&gt;arXiv preprint arXiv:2308.05038&lt;/full-title&gt;&lt;/periodical&gt;&lt;dates&gt;&lt;year&gt;2023&lt;/year&gt;&lt;/dates&gt;&lt;urls&gt;&lt;/urls&gt;&lt;/record&gt;&lt;/Cite&gt;&lt;/EndNote&gt;</w:instrText>
      </w:r>
      <w:r w:rsidR="00F92F6C">
        <w:fldChar w:fldCharType="separate"/>
      </w:r>
      <w:r w:rsidR="00325A39">
        <w:rPr>
          <w:noProof/>
        </w:rPr>
        <w:t>(2023)</w:t>
      </w:r>
      <w:r w:rsidR="00F92F6C">
        <w:fldChar w:fldCharType="end"/>
      </w:r>
      <w:r w:rsidR="00CD761B">
        <w:t xml:space="preserve"> </w:t>
      </w:r>
      <w:r w:rsidR="00761279">
        <w:t>u</w:t>
      </w:r>
      <w:r w:rsidR="00CD761B">
        <w:t xml:space="preserve">sed </w:t>
      </w:r>
      <w:r w:rsidR="00C47951">
        <w:t>GDELT to collect data o</w:t>
      </w:r>
      <w:r w:rsidR="00A31C5D">
        <w:t>n unique events</w:t>
      </w:r>
      <w:r w:rsidR="00814177">
        <w:t xml:space="preserve">, where they identified eight main </w:t>
      </w:r>
      <w:commentRangeStart w:id="13"/>
      <w:commentRangeStart w:id="14"/>
      <w:r w:rsidR="00814177">
        <w:t>GKG themes</w:t>
      </w:r>
      <w:r w:rsidR="009A4FFB">
        <w:t xml:space="preserve"> </w:t>
      </w:r>
      <w:r w:rsidR="009A4FFB">
        <w:fldChar w:fldCharType="begin"/>
      </w:r>
      <w:r w:rsidR="002502E0">
        <w:instrText xml:space="preserve"> ADDIN EN.CITE &lt;EndNote&gt;&lt;Cite&gt;&lt;Author&gt;Project&lt;/Author&gt;&lt;Year&gt;2021&lt;/Year&gt;&lt;RecNum&gt;95&lt;/RecNum&gt;&lt;DisplayText&gt;(Project, 2021)&lt;/DisplayText&gt;&lt;record&gt;&lt;rec-number&gt;95&lt;/rec-number&gt;&lt;foreign-keys&gt;&lt;key app="EN" db-id="a2xa9fp9trtwaredwwv5asrzdvf55fseadfx" timestamp="1713278631" guid="39ada566-7a05-4b1a-a512-8c1b1f29b66d"&gt;95&lt;/key&gt;&lt;/foreign-keys&gt;&lt;ref-type name="Web Page"&gt;12&lt;/ref-type&gt;&lt;contributors&gt;&lt;authors&gt;&lt;author&gt;The GDELT Project&lt;/author&gt;&lt;/authors&gt;&lt;/contributors&gt;&lt;titles&gt;&lt;title&gt;New November 2021 GKG 2.0 Themes Lookup.&lt;/title&gt;&lt;/titles&gt;&lt;dates&gt;&lt;year&gt;2021&lt;/year&gt;&lt;/dates&gt;&lt;urls&gt;&lt;related-urls&gt;&lt;url&gt;https://blog.gdeltproject.org/new-november-2021-gkg-2-0-themes-lookup/&lt;/url&gt;&lt;/related-urls&gt;&lt;/urls&gt;&lt;/record&gt;&lt;/Cite&gt;&lt;/EndNote&gt;</w:instrText>
      </w:r>
      <w:r w:rsidR="009A4FFB">
        <w:fldChar w:fldCharType="separate"/>
      </w:r>
      <w:r w:rsidR="00325A39">
        <w:rPr>
          <w:noProof/>
        </w:rPr>
        <w:t>(Project, 2021)</w:t>
      </w:r>
      <w:r w:rsidR="009A4FFB">
        <w:fldChar w:fldCharType="end"/>
      </w:r>
      <w:commentRangeStart w:id="15"/>
      <w:commentRangeEnd w:id="15"/>
      <w:commentRangeEnd w:id="13"/>
      <w:r w:rsidR="008F42AC">
        <w:rPr>
          <w:rStyle w:val="CommentReference"/>
        </w:rPr>
        <w:commentReference w:id="15"/>
      </w:r>
      <w:r w:rsidR="00BD74DB">
        <w:rPr>
          <w:rStyle w:val="CommentReference"/>
        </w:rPr>
        <w:commentReference w:id="13"/>
      </w:r>
      <w:commentRangeEnd w:id="14"/>
      <w:r w:rsidR="00BD74DB">
        <w:rPr>
          <w:rStyle w:val="CommentReference"/>
        </w:rPr>
        <w:commentReference w:id="14"/>
      </w:r>
      <w:r w:rsidR="00814177">
        <w:t xml:space="preserve"> </w:t>
      </w:r>
      <w:r w:rsidR="00A31C5D">
        <w:t>related to xenophobic events toward the refugee population</w:t>
      </w:r>
      <w:r w:rsidR="00814177">
        <w:t>.</w:t>
      </w:r>
      <w:r w:rsidR="00EB2439">
        <w:t xml:space="preserve"> </w:t>
      </w:r>
      <w:r w:rsidR="00256094">
        <w:t>Additionally, more key</w:t>
      </w:r>
      <w:r w:rsidR="005801A0">
        <w:t xml:space="preserve">words can be added using </w:t>
      </w:r>
      <w:r w:rsidR="00C038CE">
        <w:t xml:space="preserve">different approaches to extract </w:t>
      </w:r>
      <w:r w:rsidR="00C038CE">
        <w:lastRenderedPageBreak/>
        <w:t>relevant keywords</w:t>
      </w:r>
      <w:r w:rsidR="00377981">
        <w:t xml:space="preserve"> </w:t>
      </w:r>
      <w:r w:rsidR="00ED48E7">
        <w:fldChar w:fldCharType="begin"/>
      </w:r>
      <w:r w:rsidR="00C93407">
        <w:instrText xml:space="preserve"> ADDIN EN.CITE &lt;EndNote&gt;&lt;Cite&gt;&lt;Author&gt;Olteanu&lt;/Author&gt;&lt;Year&gt;2014&lt;/Year&gt;&lt;RecNum&gt;85&lt;/RecNum&gt;&lt;DisplayText&gt;(Habibi &amp;amp; Popescu-Belis, 2015; Olteanu et al., 2014b)&lt;/DisplayText&gt;&lt;record&gt;&lt;rec-number&gt;85&lt;/rec-number&gt;&lt;foreign-keys&gt;&lt;key app="EN" db-id="a2xa9fp9trtwaredwwv5asrzdvf55fseadfx" timestamp="1713278629" guid="6ad84085-1c53-4ebe-aa2c-13ca7b953e40"&gt;85&lt;/key&gt;&lt;/foreign-keys&gt;&lt;ref-type name="Conference Proceedings"&gt;10&lt;/ref-type&gt;&lt;contributors&gt;&lt;authors&gt;&lt;author&gt;Olteanu, Alexandra&lt;/author&gt;&lt;author&gt;Castillo, Carlos&lt;/author&gt;&lt;author&gt;Diaz, Fernando&lt;/author&gt;&lt;author&gt;Vieweg, Sarah&lt;/author&gt;&lt;/authors&gt;&lt;/contributors&gt;&lt;titles&gt;&lt;title&gt;Crisislex: A lexicon for collecting and filtering microblogged communications in crises&lt;/title&gt;&lt;secondary-title&gt;Proceedings of the international AAAI conference on web and social media&lt;/secondary-title&gt;&lt;/titles&gt;&lt;pages&gt;376-385&lt;/pages&gt;&lt;volume&gt;8&lt;/volume&gt;&lt;number&gt;1&lt;/number&gt;&lt;dates&gt;&lt;year&gt;2014&lt;/year&gt;&lt;/dates&gt;&lt;isbn&gt;2334-0770&lt;/isbn&gt;&lt;urls&gt;&lt;/urls&gt;&lt;/record&gt;&lt;/Cite&gt;&lt;Cite&gt;&lt;Author&gt;Habibi&lt;/Author&gt;&lt;Year&gt;2015&lt;/Year&gt;&lt;RecNum&gt;86&lt;/RecNum&gt;&lt;record&gt;&lt;rec-number&gt;86&lt;/rec-number&gt;&lt;foreign-keys&gt;&lt;key app="EN" db-id="a2xa9fp9trtwaredwwv5asrzdvf55fseadfx" timestamp="1713278629" guid="9d25ad69-c485-44c2-a5b2-0421bb436830"&gt;86&lt;/key&gt;&lt;/foreign-keys&gt;&lt;ref-type name="Journal Article"&gt;17&lt;/ref-type&gt;&lt;contributors&gt;&lt;authors&gt;&lt;author&gt;Habibi, Maryam&lt;/author&gt;&lt;author&gt;Popescu-Belis, Andrei&lt;/author&gt;&lt;/authors&gt;&lt;/contributors&gt;&lt;titles&gt;&lt;title&gt;Keyword extraction and clustering for document recommendation in conversations&lt;/title&gt;&lt;secondary-title&gt;IEEE/ACM Transactions on audio, speech, and language processing&lt;/secondary-title&gt;&lt;/titles&gt;&lt;periodical&gt;&lt;full-title&gt;IEEE/ACM Transactions on audio, speech, and language processing&lt;/full-title&gt;&lt;/periodical&gt;&lt;pages&gt;746-759&lt;/pages&gt;&lt;volume&gt;23&lt;/volume&gt;&lt;number&gt;4&lt;/number&gt;&lt;dates&gt;&lt;year&gt;2015&lt;/year&gt;&lt;/dates&gt;&lt;isbn&gt;2329-9290&lt;/isbn&gt;&lt;urls&gt;&lt;/urls&gt;&lt;/record&gt;&lt;/Cite&gt;&lt;/EndNote&gt;</w:instrText>
      </w:r>
      <w:r w:rsidR="00ED48E7">
        <w:fldChar w:fldCharType="separate"/>
      </w:r>
      <w:r w:rsidR="00C93407">
        <w:rPr>
          <w:noProof/>
        </w:rPr>
        <w:t>(Habibi &amp; Popescu-Belis, 2015; Olteanu et al., 2014b)</w:t>
      </w:r>
      <w:r w:rsidR="00ED48E7">
        <w:fldChar w:fldCharType="end"/>
      </w:r>
      <w:r w:rsidR="00ED48E7">
        <w:t xml:space="preserve"> </w:t>
      </w:r>
      <w:commentRangeStart w:id="16"/>
      <w:commentRangeEnd w:id="16"/>
      <w:r w:rsidR="00B268DF">
        <w:rPr>
          <w:rStyle w:val="CommentReference"/>
        </w:rPr>
        <w:commentReference w:id="16"/>
      </w:r>
      <w:r w:rsidR="00256094">
        <w:t xml:space="preserve">to make the lexicon more robust. </w:t>
      </w:r>
      <w:r w:rsidR="00A26819">
        <w:t xml:space="preserve">All of these will be combined into a </w:t>
      </w:r>
      <w:r w:rsidR="00FA6777">
        <w:t>collapse</w:t>
      </w:r>
      <w:r w:rsidR="005801A0">
        <w:t>d</w:t>
      </w:r>
      <w:r w:rsidR="00A26819">
        <w:t xml:space="preserve"> lexicon</w:t>
      </w:r>
      <w:r w:rsidR="00FA6777">
        <w:t>.</w:t>
      </w:r>
      <w:r w:rsidR="00A26819">
        <w:t xml:space="preserve"> </w:t>
      </w:r>
      <w:commentRangeEnd w:id="12"/>
      <w:r w:rsidR="00CC410C">
        <w:rPr>
          <w:rStyle w:val="CommentReference"/>
        </w:rPr>
        <w:commentReference w:id="12"/>
      </w:r>
    </w:p>
    <w:p w14:paraId="1AB62C37" w14:textId="77777777" w:rsidR="003D7BEB" w:rsidRDefault="003D7BEB" w:rsidP="000555EA">
      <w:pPr>
        <w:jc w:val="left"/>
      </w:pPr>
    </w:p>
    <w:p w14:paraId="2AFB7BED" w14:textId="5E04D009" w:rsidR="005966F9" w:rsidRDefault="004A3755" w:rsidP="00781709">
      <w:pPr>
        <w:pStyle w:val="NormalIndent"/>
        <w:ind w:firstLine="0"/>
      </w:pPr>
      <w:commentRangeStart w:id="17"/>
      <w:commentRangeStart w:id="18"/>
      <w:r>
        <w:t xml:space="preserve">We will select significant incidents such as COVID-19, the Russian-Ukraine conflict, Hurricane Maria, and </w:t>
      </w:r>
      <w:commentRangeEnd w:id="17"/>
      <w:r w:rsidR="00F141A9">
        <w:rPr>
          <w:rStyle w:val="CommentReference"/>
        </w:rPr>
        <w:commentReference w:id="17"/>
      </w:r>
      <w:r>
        <w:t>the 2007-2008 financial crisis to determine whether the lexicons can capture various events and crise</w:t>
      </w:r>
      <w:r w:rsidR="00F45325">
        <w:t xml:space="preserve">s. </w:t>
      </w:r>
      <w:commentRangeEnd w:id="18"/>
      <w:r w:rsidR="00964F56">
        <w:rPr>
          <w:rStyle w:val="CommentReference"/>
        </w:rPr>
        <w:commentReference w:id="18"/>
      </w:r>
      <w:r>
        <w:t>We aim</w:t>
      </w:r>
      <w:r w:rsidR="00F45325">
        <w:t xml:space="preserve"> to verify whether news related to these events can be extracted </w:t>
      </w:r>
      <w:r>
        <w:t>us</w:t>
      </w:r>
      <w:r w:rsidR="00F45325">
        <w:t xml:space="preserve">ing the collapsed lexicon generation. </w:t>
      </w:r>
      <w:r w:rsidR="00C050D3">
        <w:t>This lexicon will be used to extract newspapers that contain its words using binary search</w:t>
      </w:r>
      <w:r w:rsidR="000555EA">
        <w:t xml:space="preserve">. </w:t>
      </w:r>
      <w:r w:rsidR="00A26819">
        <w:t>The keywords</w:t>
      </w:r>
      <w:r w:rsidR="00256094">
        <w:t xml:space="preserve"> </w:t>
      </w:r>
      <w:r w:rsidR="00482A84">
        <w:t>of this lexicon will be</w:t>
      </w:r>
      <w:r w:rsidR="00602B04">
        <w:t xml:space="preserve"> </w:t>
      </w:r>
      <w:r w:rsidR="004B6077">
        <w:t xml:space="preserve">clustered using </w:t>
      </w:r>
      <w:r w:rsidR="000555EA">
        <w:t xml:space="preserve">affinity propagation </w:t>
      </w:r>
      <w:r w:rsidR="000555EA">
        <w:fldChar w:fldCharType="begin"/>
      </w:r>
      <w:r w:rsidR="00325A39">
        <w:instrText xml:space="preserve"> ADDIN EN.CITE &lt;EndNote&gt;&lt;Cite&gt;&lt;Author&gt;Dueck&lt;/Author&gt;&lt;Year&gt;2009&lt;/Year&gt;&lt;RecNum&gt;137&lt;/RecNum&gt;&lt;DisplayText&gt;(Dueck, 2009)&lt;/DisplayText&gt;&lt;record&gt;&lt;rec-number&gt;137&lt;/rec-number&gt;&lt;foreign-keys&gt;&lt;key app="EN" db-id="pfvrwzf9o9fd5bepwfvpardwp2tz9dswadw2" timestamp="1711658196"&gt;137&lt;/key&gt;&lt;/foreign-keys&gt;&lt;ref-type name="Book"&gt;6&lt;/ref-type&gt;&lt;contributors&gt;&lt;authors&gt;&lt;author&gt;Dueck, Delbert&lt;/author&gt;&lt;/authors&gt;&lt;/contributors&gt;&lt;titles&gt;&lt;title&gt;Affinity propagation: clustering data by passing messages&lt;/title&gt;&lt;/titles&gt;&lt;dates&gt;&lt;year&gt;2009&lt;/year&gt;&lt;/dates&gt;&lt;publisher&gt;University of Toronto Toronto, ON, Canada&lt;/publisher&gt;&lt;isbn&gt;049459070X&lt;/isbn&gt;&lt;urls&gt;&lt;/urls&gt;&lt;/record&gt;&lt;/Cite&gt;&lt;/EndNote&gt;</w:instrText>
      </w:r>
      <w:r w:rsidR="000555EA">
        <w:fldChar w:fldCharType="separate"/>
      </w:r>
      <w:r w:rsidR="00325A39">
        <w:rPr>
          <w:noProof/>
        </w:rPr>
        <w:t>(Dueck, 2009)</w:t>
      </w:r>
      <w:r w:rsidR="000555EA">
        <w:fldChar w:fldCharType="end"/>
      </w:r>
      <w:r w:rsidR="004B6077">
        <w:t xml:space="preserve"> to identify groups of similar words</w:t>
      </w:r>
      <w:r w:rsidR="00F45325">
        <w:t xml:space="preserve"> and</w:t>
      </w:r>
      <w:r w:rsidR="0011531D">
        <w:t>, using existing LLMs,</w:t>
      </w:r>
      <w:r w:rsidR="00F45325">
        <w:t xml:space="preserve"> </w:t>
      </w:r>
      <w:r w:rsidR="004269E8">
        <w:t>assign the factor names</w:t>
      </w:r>
      <w:r w:rsidR="00452F43">
        <w:t xml:space="preserve">. </w:t>
      </w:r>
      <w:r w:rsidR="006909C8">
        <w:t xml:space="preserve">These groups can </w:t>
      </w:r>
      <w:r w:rsidR="0070328A">
        <w:t>represent</w:t>
      </w:r>
      <w:r w:rsidR="00F314D4">
        <w:t xml:space="preserve"> a measurable variable, where its value </w:t>
      </w:r>
      <w:r w:rsidR="00356BF7">
        <w:t>can be the sum of the frequency of all the words in the group</w:t>
      </w:r>
      <w:r w:rsidR="00F314D4">
        <w:t>.</w:t>
      </w:r>
      <w:r w:rsidR="00356BF7">
        <w:t xml:space="preserve"> </w:t>
      </w:r>
      <w:r w:rsidR="00F314D4">
        <w:t xml:space="preserve"> </w:t>
      </w:r>
      <w:r w:rsidR="00CE0FBD">
        <w:t xml:space="preserve">Human coders will be used to verify that the NLP/ML </w:t>
      </w:r>
      <w:r>
        <w:t>correctly identifies</w:t>
      </w:r>
      <w:r w:rsidR="0011531D">
        <w:t xml:space="preserve"> the appropriate group (considering that a keyword can be associated with multiple types</w:t>
      </w:r>
      <w:r w:rsidR="002412D8">
        <w:t xml:space="preserve"> of events) and </w:t>
      </w:r>
      <w:r w:rsidR="0011531D">
        <w:t>the appropriate name of the factor names.</w:t>
      </w:r>
      <w:r w:rsidR="00696C6A">
        <w:t xml:space="preserve"> </w:t>
      </w:r>
      <w:commentRangeStart w:id="19"/>
      <w:proofErr w:type="spellStart"/>
      <w:r w:rsidR="00696C6A">
        <w:t>CollapseLexicon</w:t>
      </w:r>
      <w:commentRangeEnd w:id="19"/>
      <w:proofErr w:type="spellEnd"/>
      <w:r w:rsidR="008B2B42">
        <w:rPr>
          <w:rStyle w:val="CommentReference"/>
        </w:rPr>
        <w:commentReference w:id="19"/>
      </w:r>
      <w:ins w:id="20" w:author="Microsoft Word" w:date="2024-04-16T22:27:00Z">
        <w:r w:rsidR="00F62A1E">
          <w:t xml:space="preserve"> </w:t>
        </w:r>
        <w:commentRangeStart w:id="21"/>
        <w:proofErr w:type="spellStart"/>
        <w:r w:rsidR="00F62A1E">
          <w:t>CollpaseLexicon</w:t>
        </w:r>
        <w:commentRangeEnd w:id="21"/>
        <w:proofErr w:type="spellEnd"/>
        <w:r w:rsidR="00A01C34">
          <w:rPr>
            <w:rStyle w:val="CommentReference"/>
          </w:rPr>
          <w:commentReference w:id="21"/>
        </w:r>
      </w:ins>
    </w:p>
    <w:p w14:paraId="696D035B" w14:textId="6DE33EA5" w:rsidR="00B56D23" w:rsidRDefault="00A56854" w:rsidP="00B56D23">
      <w:pPr>
        <w:pStyle w:val="Heading3"/>
      </w:pPr>
      <w:r>
        <w:t>Step</w:t>
      </w:r>
      <w:r w:rsidR="00B56D23">
        <w:t xml:space="preserve"> 2: Searching </w:t>
      </w:r>
      <w:r w:rsidR="0004458F">
        <w:t xml:space="preserve">“Candidate” </w:t>
      </w:r>
      <w:r w:rsidR="00B56D23">
        <w:t>News</w:t>
      </w:r>
      <w:r w:rsidR="0004458F">
        <w:t>/Events</w:t>
      </w:r>
    </w:p>
    <w:p w14:paraId="71DCB785" w14:textId="2C9B2BD5" w:rsidR="00FB46BF" w:rsidRDefault="006755AD" w:rsidP="003A3233">
      <w:r>
        <w:t xml:space="preserve">We </w:t>
      </w:r>
      <w:r w:rsidR="00714D3B">
        <w:t>will use the Lexicon from Step 1 as a search query</w:t>
      </w:r>
      <w:r>
        <w:t xml:space="preserve"> to </w:t>
      </w:r>
      <w:r w:rsidR="00C21A26">
        <w:t xml:space="preserve">extract the </w:t>
      </w:r>
      <w:r w:rsidR="004939CE">
        <w:t>content and</w:t>
      </w:r>
      <w:r w:rsidR="00C21A26">
        <w:t xml:space="preserve"> metadata of the news articles </w:t>
      </w:r>
      <w:r w:rsidR="00AA2B98">
        <w:t xml:space="preserve">from </w:t>
      </w:r>
      <w:r w:rsidR="00AA2B98" w:rsidRPr="00251666">
        <w:t xml:space="preserve">local, regional, national, and international </w:t>
      </w:r>
      <w:r w:rsidR="00AA2B98">
        <w:t xml:space="preserve">outlets </w:t>
      </w:r>
      <w:r w:rsidR="00C932D9">
        <w:t>with</w:t>
      </w:r>
      <w:r>
        <w:t xml:space="preserve"> </w:t>
      </w:r>
      <w:proofErr w:type="spellStart"/>
      <w:r w:rsidR="00FB46BF">
        <w:t>Quantexa</w:t>
      </w:r>
      <w:proofErr w:type="spellEnd"/>
      <w:r w:rsidR="00CA5FF3">
        <w:t xml:space="preserve"> News API</w:t>
      </w:r>
      <w:r w:rsidR="001C606F">
        <w:rPr>
          <w:rStyle w:val="FootnoteReference"/>
        </w:rPr>
        <w:footnoteReference w:id="3"/>
      </w:r>
      <w:r w:rsidR="00123D17">
        <w:t xml:space="preserve">. </w:t>
      </w:r>
      <w:r w:rsidR="00FB46BF">
        <w:t xml:space="preserve">This </w:t>
      </w:r>
      <w:r w:rsidR="00CA5FF3">
        <w:t>API</w:t>
      </w:r>
      <w:r w:rsidR="00A16065">
        <w:t xml:space="preserve"> a</w:t>
      </w:r>
      <w:r w:rsidR="002F1554">
        <w:t>llows us to search news outlets in all countries</w:t>
      </w:r>
      <w:r w:rsidR="006814F0">
        <w:t xml:space="preserve"> from 1924 (claimed)</w:t>
      </w:r>
      <w:r w:rsidR="00E86751">
        <w:t xml:space="preserve"> </w:t>
      </w:r>
      <w:r w:rsidR="00C8611C">
        <w:t xml:space="preserve">to the present </w:t>
      </w:r>
      <w:r w:rsidR="007F51C2">
        <w:t xml:space="preserve">using keyworks and </w:t>
      </w:r>
      <w:r w:rsidR="00804A25">
        <w:t>parame</w:t>
      </w:r>
      <w:r w:rsidR="002F7A2A">
        <w:t>ters like country, language and sentiment</w:t>
      </w:r>
      <w:r w:rsidR="00643E5E">
        <w:t>;</w:t>
      </w:r>
      <w:r w:rsidR="00E86751">
        <w:t xml:space="preserve"> </w:t>
      </w:r>
      <w:r w:rsidR="00C8611C">
        <w:t>likewise,</w:t>
      </w:r>
      <w:r w:rsidR="00E86751">
        <w:t xml:space="preserve"> </w:t>
      </w:r>
      <w:r w:rsidR="00C8611C">
        <w:t>to</w:t>
      </w:r>
      <w:r w:rsidR="00E86751">
        <w:t xml:space="preserve"> extract the text and other </w:t>
      </w:r>
      <w:r w:rsidR="00D310DF">
        <w:t xml:space="preserve">parameters like date, title, </w:t>
      </w:r>
      <w:r w:rsidR="00C8611C">
        <w:t>sentiment, language, country, etc</w:t>
      </w:r>
      <w:r w:rsidR="006E5285">
        <w:t xml:space="preserve">. While the pricing needs to be </w:t>
      </w:r>
      <w:r w:rsidR="006743DD">
        <w:t xml:space="preserve">discussed with a sales representative, </w:t>
      </w:r>
      <w:r w:rsidR="00F55AC3">
        <w:t xml:space="preserve">discussions online mention a starting </w:t>
      </w:r>
      <w:r w:rsidR="00084685">
        <w:t xml:space="preserve">plan </w:t>
      </w:r>
      <w:r w:rsidR="00E45A55">
        <w:t xml:space="preserve">of </w:t>
      </w:r>
      <w:r w:rsidR="0054377C">
        <w:t xml:space="preserve">49 USD per </w:t>
      </w:r>
      <w:r w:rsidR="00CD2CBB">
        <w:t>30,000 articles.</w:t>
      </w:r>
    </w:p>
    <w:p w14:paraId="37D572E6" w14:textId="7BC7FB36" w:rsidR="00FB46BF" w:rsidRDefault="00FB46BF" w:rsidP="003A3233"/>
    <w:p w14:paraId="2F83B551" w14:textId="3B794EEB" w:rsidR="003A3233" w:rsidRDefault="00A021A3" w:rsidP="003A3233">
      <w:r w:rsidRPr="00A021A3">
        <w:t xml:space="preserve">Metadata is structured information </w:t>
      </w:r>
      <w:r>
        <w:t>(</w:t>
      </w:r>
      <w:r w:rsidR="00F163FA">
        <w:t>variables</w:t>
      </w:r>
      <w:r>
        <w:t>) of</w:t>
      </w:r>
      <w:r w:rsidRPr="00A021A3">
        <w:t xml:space="preserve"> a digital object </w:t>
      </w:r>
      <w:r>
        <w:t>and it is</w:t>
      </w:r>
      <w:r w:rsidRPr="00A021A3">
        <w:t xml:space="preserve"> as essential as the content itself </w:t>
      </w:r>
      <w:r w:rsidRPr="00A021A3">
        <w:fldChar w:fldCharType="begin"/>
      </w:r>
      <w:r w:rsidR="002502E0">
        <w:instrText xml:space="preserve"> ADDIN EN.CITE &lt;EndNote&gt;&lt;Cite&gt;&lt;Author&gt;Khan&lt;/Author&gt;&lt;Year&gt;2023&lt;/Year&gt;&lt;RecNum&gt;87&lt;/RecNum&gt;&lt;DisplayText&gt;(Khan et al., 2023)&lt;/DisplayText&gt;&lt;record&gt;&lt;rec-number&gt;87&lt;/rec-number&gt;&lt;foreign-keys&gt;&lt;key app="EN" db-id="a2xa9fp9trtwaredwwv5asrzdvf55fseadfx" timestamp="1713278629" guid="266e24d9-5fe0-40a5-b0e1-829fb3277036"&gt;87&lt;/key&gt;&lt;/foreign-keys&gt;&lt;ref-type name="Journal Article"&gt;17&lt;/ref-type&gt;&lt;contributors&gt;&lt;authors&gt;&lt;author&gt;Khan, Muzammil&lt;/author&gt;&lt;author&gt;Alharbi, Yasser&lt;/author&gt;&lt;author&gt;Alferaidi, Ali&lt;/author&gt;&lt;author&gt;Alharbi, Talal Saad&lt;/author&gt;&lt;author&gt;Yadav, Kusum&lt;/author&gt;&lt;/authors&gt;&lt;/contributors&gt;&lt;titles&gt;&lt;title&gt;Metadata for Efficient Management of Digital News Articles in Multilingual News Archives&lt;/title&gt;&lt;secondary-title&gt;SAGE Open&lt;/secondary-title&gt;&lt;/titles&gt;&lt;periodical&gt;&lt;full-title&gt;SAGE Open&lt;/full-title&gt;&lt;/periodical&gt;&lt;pages&gt;21582440231201368&lt;/pages&gt;&lt;volume&gt;13&lt;/volume&gt;&lt;number&gt;4&lt;/number&gt;&lt;dates&gt;&lt;year&gt;2023&lt;/year&gt;&lt;/dates&gt;&lt;isbn&gt;2158-2440&lt;/isbn&gt;&lt;urls&gt;&lt;/urls&gt;&lt;/record&gt;&lt;/Cite&gt;&lt;/EndNote&gt;</w:instrText>
      </w:r>
      <w:r w:rsidRPr="00A021A3">
        <w:fldChar w:fldCharType="separate"/>
      </w:r>
      <w:r w:rsidRPr="00A021A3">
        <w:rPr>
          <w:noProof/>
        </w:rPr>
        <w:t>(Khan et al., 2023)</w:t>
      </w:r>
      <w:r w:rsidRPr="00A021A3">
        <w:fldChar w:fldCharType="end"/>
      </w:r>
      <w:r w:rsidRPr="00A021A3">
        <w:t>.</w:t>
      </w:r>
      <w:r>
        <w:t xml:space="preserve"> W</w:t>
      </w:r>
      <w:r w:rsidR="0064200D">
        <w:t>ith the content we will identify significant events, key individuals, and their relationships with other entities</w:t>
      </w:r>
      <w:r w:rsidR="00E51493">
        <w:t>; and with the metadata</w:t>
      </w:r>
      <w:r>
        <w:t>,</w:t>
      </w:r>
      <w:r w:rsidR="00E51493">
        <w:t xml:space="preserve"> we will create a Shock News Metadata (SNM) database</w:t>
      </w:r>
      <w:r>
        <w:t xml:space="preserve"> </w:t>
      </w:r>
      <w:r w:rsidR="00832F4A">
        <w:t>of the news</w:t>
      </w:r>
      <w:r w:rsidR="00E51493">
        <w:t xml:space="preserve">. </w:t>
      </w:r>
      <w:r w:rsidR="007F00B6">
        <w:t>S</w:t>
      </w:r>
      <w:r w:rsidR="003A3233">
        <w:t xml:space="preserve">ome other important </w:t>
      </w:r>
      <w:r w:rsidR="00F163FA">
        <w:t xml:space="preserve">ones </w:t>
      </w:r>
      <w:r w:rsidR="003A3233">
        <w:t xml:space="preserve">for extracting from news websites are highlighted in a red square in </w:t>
      </w:r>
      <w:r w:rsidR="003A3233">
        <w:fldChar w:fldCharType="begin"/>
      </w:r>
      <w:r w:rsidR="003A3233">
        <w:instrText xml:space="preserve"> REF _Ref163044006 \h </w:instrText>
      </w:r>
      <w:r w:rsidR="003A3233">
        <w:fldChar w:fldCharType="separate"/>
      </w:r>
      <w:r w:rsidR="003A3233">
        <w:t xml:space="preserve">Figure </w:t>
      </w:r>
      <w:r w:rsidR="003A3233">
        <w:rPr>
          <w:noProof/>
        </w:rPr>
        <w:t>3</w:t>
      </w:r>
      <w:r w:rsidR="003A3233">
        <w:fldChar w:fldCharType="end"/>
      </w:r>
      <w:r w:rsidR="003A3233">
        <w:t>.</w:t>
      </w:r>
      <w:r w:rsidR="007F00B6" w:rsidRPr="007F00B6">
        <w:t xml:space="preserve"> </w:t>
      </w:r>
      <w:r w:rsidR="00BB1F81">
        <w:t>For instance, t</w:t>
      </w:r>
      <w:r w:rsidR="007F00B6">
        <w:t>he variable</w:t>
      </w:r>
      <w:r w:rsidR="00E51493">
        <w:t xml:space="preserve"> publication date will allow us to</w:t>
      </w:r>
      <w:r w:rsidR="0064200D">
        <w:t xml:space="preserve"> </w:t>
      </w:r>
      <w:r w:rsidR="00E51493">
        <w:t>establish</w:t>
      </w:r>
      <w:r w:rsidR="0064200D">
        <w:t xml:space="preserve"> the duration of media coverage, the number of national or international news outlets covering the event</w:t>
      </w:r>
      <w:r w:rsidR="00E51493">
        <w:t xml:space="preserve"> </w:t>
      </w:r>
      <w:r w:rsidR="008C551B">
        <w:t>over time</w:t>
      </w:r>
      <w:r w:rsidR="00AA2B98">
        <w:t xml:space="preserve">, </w:t>
      </w:r>
      <w:r w:rsidR="0064200D">
        <w:t>the tone</w:t>
      </w:r>
      <w:r w:rsidR="00AA2B98">
        <w:t>,</w:t>
      </w:r>
      <w:r w:rsidR="0064200D">
        <w:t xml:space="preserve"> and the sentiment of the </w:t>
      </w:r>
      <w:r w:rsidR="00AA2B98">
        <w:t>content of the news</w:t>
      </w:r>
      <w:r w:rsidR="0064200D">
        <w:t>.</w:t>
      </w:r>
    </w:p>
    <w:p w14:paraId="2AE6B085" w14:textId="6ACFC30F" w:rsidR="003A3233" w:rsidRDefault="003A3233" w:rsidP="00A021A3">
      <w:pPr>
        <w:pStyle w:val="NormalIndent"/>
        <w:ind w:firstLine="0"/>
      </w:pPr>
    </w:p>
    <w:p w14:paraId="382B4314" w14:textId="77777777" w:rsidR="001908CB" w:rsidRPr="0092609B" w:rsidRDefault="001908CB" w:rsidP="00311477">
      <w:pPr>
        <w:pStyle w:val="NormalIndent"/>
        <w:ind w:firstLine="0"/>
      </w:pPr>
    </w:p>
    <w:p w14:paraId="02E6F0B7" w14:textId="77777777" w:rsidR="007143D0" w:rsidRPr="00DE7CDC" w:rsidRDefault="007143D0" w:rsidP="006C6A33">
      <w:pPr>
        <w:pStyle w:val="NormalIndent"/>
        <w:ind w:firstLine="0"/>
      </w:pPr>
    </w:p>
    <w:p w14:paraId="2D6150DC" w14:textId="77777777" w:rsidR="006C6A33" w:rsidRDefault="006C6A33" w:rsidP="00F50E08">
      <w:pPr>
        <w:pStyle w:val="NormalIndent"/>
        <w:ind w:firstLine="0"/>
      </w:pPr>
    </w:p>
    <w:p w14:paraId="6BBEA2EF" w14:textId="77777777" w:rsidR="00822AB8" w:rsidRDefault="00F50E08" w:rsidP="0031410C">
      <w:pPr>
        <w:pStyle w:val="NormalIndent"/>
        <w:ind w:firstLine="0"/>
        <w:rPr>
          <w:b/>
          <w:bCs/>
        </w:rPr>
      </w:pPr>
      <w:r>
        <w:rPr>
          <w:b/>
          <w:bCs/>
        </w:rPr>
        <w:t xml:space="preserve">Content Analysis </w:t>
      </w:r>
    </w:p>
    <w:p w14:paraId="5C328CBC" w14:textId="41CFB8BE" w:rsidR="00CD1BA3" w:rsidRDefault="00CD1BA3" w:rsidP="0031410C">
      <w:pPr>
        <w:pStyle w:val="NormalIndent"/>
        <w:ind w:firstLine="0"/>
      </w:pPr>
      <w:r w:rsidRPr="00CD1BA3">
        <w:rPr>
          <w:highlight w:val="yellow"/>
        </w:rPr>
        <w:t xml:space="preserve">We will identify </w:t>
      </w:r>
      <w:commentRangeStart w:id="22"/>
      <w:commentRangeStart w:id="23"/>
      <w:r w:rsidRPr="00CD1BA3">
        <w:rPr>
          <w:highlight w:val="yellow"/>
        </w:rPr>
        <w:t>events</w:t>
      </w:r>
      <w:commentRangeEnd w:id="22"/>
      <w:r w:rsidR="00B02616">
        <w:rPr>
          <w:rStyle w:val="CommentReference"/>
        </w:rPr>
        <w:commentReference w:id="22"/>
      </w:r>
      <w:commentRangeEnd w:id="23"/>
      <w:r w:rsidR="002C385B">
        <w:rPr>
          <w:rStyle w:val="CommentReference"/>
        </w:rPr>
        <w:commentReference w:id="23"/>
      </w:r>
      <w:r w:rsidRPr="00CD1BA3">
        <w:rPr>
          <w:highlight w:val="yellow"/>
        </w:rPr>
        <w:t xml:space="preserve">, shocks, …, [simple </w:t>
      </w:r>
      <w:r w:rsidRPr="007F4352">
        <w:rPr>
          <w:highlight w:val="yellow"/>
        </w:rPr>
        <w:t>narrative]</w:t>
      </w:r>
      <w:r w:rsidR="007F4352" w:rsidRPr="007F4352">
        <w:rPr>
          <w:highlight w:val="yellow"/>
        </w:rPr>
        <w:t>. And then per event, do the analyses we mentioned.</w:t>
      </w:r>
    </w:p>
    <w:p w14:paraId="3BD488C3" w14:textId="77777777" w:rsidR="00CD1BA3" w:rsidRDefault="00CD1BA3" w:rsidP="0031410C">
      <w:pPr>
        <w:pStyle w:val="NormalIndent"/>
        <w:ind w:firstLine="0"/>
      </w:pPr>
    </w:p>
    <w:p w14:paraId="42781C3E" w14:textId="2D93EC7F" w:rsidR="00504E4C" w:rsidRDefault="00163148" w:rsidP="0031410C">
      <w:pPr>
        <w:pStyle w:val="NormalIndent"/>
        <w:ind w:firstLine="0"/>
      </w:pPr>
      <w:r>
        <w:t xml:space="preserve">To identify </w:t>
      </w:r>
      <w:r w:rsidR="00CC5E42">
        <w:t>“candidate” events</w:t>
      </w:r>
      <w:r w:rsidR="006D0436">
        <w:t xml:space="preserve">, we will </w:t>
      </w:r>
      <w:r w:rsidR="001247DB">
        <w:t>analyze the text from the news articles, which will be qualitatively coded using content analysis</w:t>
      </w:r>
      <w:r w:rsidR="00064B23">
        <w:t xml:space="preserve">. Content analysis is a method used in various disciplines to extract quantitative measures from </w:t>
      </w:r>
      <w:r w:rsidR="0019058A">
        <w:t>textual information</w:t>
      </w:r>
      <w:r w:rsidR="00064B23">
        <w:t>.</w:t>
      </w:r>
      <w:r w:rsidR="0019058A">
        <w:t xml:space="preserve"> </w:t>
      </w:r>
      <w:r w:rsidR="001D3798" w:rsidRPr="001D3798">
        <w:t>It involves aggregating, processing, and analyzing qualitative data to derive meaningful insights</w:t>
      </w:r>
      <w:r w:rsidR="001D3798">
        <w:t xml:space="preserve"> </w:t>
      </w:r>
      <w:r w:rsidR="001D3798">
        <w:fldChar w:fldCharType="begin">
          <w:fldData xml:space="preserve">PEVuZE5vdGU+PENpdGU+PEF1dGhvcj5XYW5nPC9BdXRob3I+PFllYXI+MjAyMjwvWWVhcj48UmVj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</w:fldData>
        </w:fldChar>
      </w:r>
      <w:r w:rsidR="002502E0">
        <w:instrText xml:space="preserve"> ADDIN EN.CITE </w:instrText>
      </w:r>
      <w:r w:rsidR="002502E0">
        <w:fldChar w:fldCharType="begin">
          <w:fldData xml:space="preserve">PEVuZE5vdGU+PENpdGU+PEF1dGhvcj5XYW5nPC9BdXRob3I+PFllYXI+MjAyMjwvWWVhcj48UmVj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</w:fldData>
        </w:fldChar>
      </w:r>
      <w:r w:rsidR="002502E0">
        <w:instrText xml:space="preserve"> ADDIN EN.CITE.DATA </w:instrText>
      </w:r>
      <w:r w:rsidR="002502E0">
        <w:fldChar w:fldCharType="end"/>
      </w:r>
      <w:r w:rsidR="001D3798">
        <w:fldChar w:fldCharType="separate"/>
      </w:r>
      <w:r w:rsidR="004E73D5">
        <w:rPr>
          <w:noProof/>
        </w:rPr>
        <w:t>(Donald, 2022; Mir et al., 2018; Oleinik, 2021; Wang et al., 2022)</w:t>
      </w:r>
      <w:r w:rsidR="001D3798">
        <w:fldChar w:fldCharType="end"/>
      </w:r>
      <w:r w:rsidR="001D3798" w:rsidRPr="001D3798">
        <w:t>.</w:t>
      </w:r>
      <w:r w:rsidR="00064B23">
        <w:t xml:space="preserve"> This </w:t>
      </w:r>
      <w:r w:rsidR="001247DB">
        <w:t xml:space="preserve">allows us to determine the presence of </w:t>
      </w:r>
      <w:r w:rsidR="008F6518">
        <w:t xml:space="preserve">key </w:t>
      </w:r>
      <w:r w:rsidR="00FE0EEA">
        <w:t>entities (actors, institutions, systems</w:t>
      </w:r>
      <w:r w:rsidR="00364A0D">
        <w:t>, services, among others</w:t>
      </w:r>
      <w:r w:rsidR="00FE0EEA">
        <w:t>)</w:t>
      </w:r>
      <w:r w:rsidR="00364A0D">
        <w:t xml:space="preserve"> that ceased functioning</w:t>
      </w:r>
      <w:r w:rsidR="008F6518">
        <w:t xml:space="preserve">, factors, mechanisms, </w:t>
      </w:r>
      <w:r w:rsidR="001247DB">
        <w:t xml:space="preserve">certain </w:t>
      </w:r>
      <w:r w:rsidR="00364A0D">
        <w:t>tokens</w:t>
      </w:r>
      <w:r w:rsidR="001247DB">
        <w:t xml:space="preserve">, </w:t>
      </w:r>
      <w:r w:rsidR="00BF6DEB">
        <w:t xml:space="preserve">topics/events, and the relationship between a set of news that generates an event </w:t>
      </w:r>
      <w:r w:rsidR="001247DB">
        <w:t>within a</w:t>
      </w:r>
      <w:r w:rsidR="001247DB" w:rsidRPr="001247DB">
        <w:t xml:space="preserve"> given qualitative data</w:t>
      </w:r>
      <w:r w:rsidR="00BF6DEB">
        <w:t>.</w:t>
      </w:r>
    </w:p>
    <w:p w14:paraId="1146FE4A" w14:textId="77777777" w:rsidR="001A58F3" w:rsidRDefault="001A58F3" w:rsidP="0031410C">
      <w:pPr>
        <w:pStyle w:val="NormalIndent"/>
        <w:ind w:firstLine="0"/>
      </w:pPr>
    </w:p>
    <w:p w14:paraId="7623F4EB" w14:textId="5D94A4F7" w:rsidR="001A58F3" w:rsidRDefault="0001002F" w:rsidP="00781709">
      <w:pPr>
        <w:pStyle w:val="NormalIndent"/>
        <w:ind w:firstLine="0"/>
      </w:pPr>
      <w:r>
        <w:t>Based on Lydia’s architecture</w:t>
      </w:r>
      <w:r w:rsidR="00F962C7">
        <w:rPr>
          <w:rStyle w:val="FootnoteReference"/>
        </w:rPr>
        <w:footnoteReference w:id="4"/>
      </w:r>
      <w:r>
        <w:t xml:space="preserve"> </w:t>
      </w:r>
      <w:r>
        <w:fldChar w:fldCharType="begin"/>
      </w:r>
      <w:r w:rsidR="002502E0">
        <w:instrText xml:space="preserve"> ADDIN EN.CITE &lt;EndNote&gt;&lt;Cite&gt;&lt;Author&gt;Lloyd&lt;/Author&gt;&lt;Year&gt;2005&lt;/Year&gt;&lt;RecNum&gt;90&lt;/RecNum&gt;&lt;DisplayText&gt;(Lloyd et al., 2005)&lt;/DisplayText&gt;&lt;record&gt;&lt;rec-number&gt;90&lt;/rec-number&gt;&lt;foreign-keys&gt;&lt;key app="EN" db-id="a2xa9fp9trtwaredwwv5asrzdvf55fseadfx" timestamp="1713278629" guid="c8132c55-5a01-4f35-a09c-800e142c29e2"&gt;90&lt;/key&gt;&lt;/foreign-keys&gt;&lt;ref-type name="Conference Proceedings"&gt;10&lt;/ref-type&gt;&lt;contributors&gt;&lt;authors&gt;&lt;author&gt;Lloyd, Levon&lt;/author&gt;&lt;author&gt;Kechagias, Dimitrios&lt;/author&gt;&lt;author&gt;Skiena, Steven&lt;/author&gt;&lt;/authors&gt;&lt;/contributors&gt;&lt;titles&gt;&lt;title&gt;Lydia: A system for large-scale news analysis&lt;/title&gt;&lt;secondary-title&gt;International Symposium on String Processing and Information Retrieval&lt;/secondary-title&gt;&lt;/titles&gt;&lt;pages&gt;161-166&lt;/pages&gt;&lt;dates&gt;&lt;year&gt;2005&lt;/year&gt;&lt;/dates&gt;&lt;publisher&gt;Springer&lt;/publisher&gt;&lt;urls&gt;&lt;/urls&gt;&lt;/record&gt;&lt;/Cite&gt;&lt;/EndNote&gt;</w:instrText>
      </w:r>
      <w:r>
        <w:fldChar w:fldCharType="separate"/>
      </w:r>
      <w:r w:rsidR="00325A39">
        <w:rPr>
          <w:noProof/>
        </w:rPr>
        <w:t>(Lloyd et al., 2005)</w:t>
      </w:r>
      <w:r>
        <w:fldChar w:fldCharType="end"/>
      </w:r>
      <w:r w:rsidR="001E0673">
        <w:t xml:space="preserve">, </w:t>
      </w:r>
      <w:r w:rsidR="00F72320">
        <w:t xml:space="preserve">which is a system that can track </w:t>
      </w:r>
      <w:r w:rsidR="001E0673">
        <w:t xml:space="preserve">the </w:t>
      </w:r>
      <w:r w:rsidR="00F72320">
        <w:t>temporal and spatial distribution of the entities in the news: who is being talked about, by whom</w:t>
      </w:r>
      <w:r w:rsidR="001E0673">
        <w:t>, when, and where?</w:t>
      </w:r>
      <w:r>
        <w:t xml:space="preserve"> </w:t>
      </w:r>
      <w:r w:rsidR="001E0673">
        <w:t>W</w:t>
      </w:r>
      <w:r>
        <w:t xml:space="preserve">e can </w:t>
      </w:r>
      <w:r w:rsidR="00A82AD5">
        <w:t>analyze different entities</w:t>
      </w:r>
      <w:r w:rsidR="00AE3D59">
        <w:t xml:space="preserve"> </w:t>
      </w:r>
      <w:r w:rsidR="00A82AD5">
        <w:t xml:space="preserve">from </w:t>
      </w:r>
      <w:r>
        <w:t xml:space="preserve">the content of the news </w:t>
      </w:r>
      <w:r w:rsidR="00A82AD5">
        <w:t xml:space="preserve">using </w:t>
      </w:r>
      <w:r>
        <w:t xml:space="preserve">these four </w:t>
      </w:r>
      <w:r w:rsidR="00A82AD5">
        <w:t>steps</w:t>
      </w:r>
      <w:r>
        <w:t xml:space="preserve">: 1) identify </w:t>
      </w:r>
      <w:r w:rsidR="00A32FD7">
        <w:t xml:space="preserve">key </w:t>
      </w:r>
      <w:r>
        <w:t xml:space="preserve">entities, 2) for </w:t>
      </w:r>
      <w:r>
        <w:lastRenderedPageBreak/>
        <w:t>each entity, identify what other entities occur near it, 3) set a synonym identification</w:t>
      </w:r>
      <w:r w:rsidR="00632422">
        <w:t xml:space="preserve"> (i.e</w:t>
      </w:r>
      <w:r w:rsidR="00A32FD7">
        <w:t>.,</w:t>
      </w:r>
      <w:r w:rsidR="00632422">
        <w:t xml:space="preserve"> </w:t>
      </w:r>
      <w:r w:rsidR="00A32FD7">
        <w:t>George Bush can be referred to as Bush, President Bush, and George W. Bush)</w:t>
      </w:r>
      <w:r>
        <w:t>, and 4) temporal and spatial analysis.</w:t>
      </w:r>
    </w:p>
    <w:p w14:paraId="43DAC702" w14:textId="77777777" w:rsidR="00323FD3" w:rsidRDefault="00323FD3" w:rsidP="00520AF4">
      <w:pPr>
        <w:pStyle w:val="NormalIndent"/>
      </w:pPr>
    </w:p>
    <w:p w14:paraId="4EF5F444" w14:textId="66D4D624" w:rsidR="00F50E08" w:rsidRDefault="00B574A2" w:rsidP="00F50E08">
      <w:pPr>
        <w:pStyle w:val="NormalIndent"/>
        <w:ind w:firstLine="0"/>
      </w:pPr>
      <w:r>
        <w:t xml:space="preserve">We will implement a named entity recognition model </w:t>
      </w:r>
      <w:commentRangeStart w:id="24"/>
      <w:r>
        <w:t xml:space="preserve">(NER) </w:t>
      </w:r>
      <w:commentRangeEnd w:id="24"/>
      <w:r w:rsidR="008D7CDB">
        <w:rPr>
          <w:rStyle w:val="CommentReference"/>
        </w:rPr>
        <w:commentReference w:id="24"/>
      </w:r>
      <w:r>
        <w:t>to identify key entities</w:t>
      </w:r>
      <w:r w:rsidR="00797C58">
        <w:t>.</w:t>
      </w:r>
      <w:r w:rsidR="00767C56" w:rsidRPr="00767C56">
        <w:rPr>
          <w:rFonts w:ascii="Helvetica Neue" w:hAnsi="Helvetica Neue" w:cs="Helvetica Neue"/>
          <w:snapToGrid/>
          <w:color w:val="040404"/>
          <w:sz w:val="30"/>
          <w:szCs w:val="30"/>
          <w:lang w:eastAsia="ko-KR"/>
        </w:rPr>
        <w:t xml:space="preserve"> </w:t>
      </w:r>
      <w:r w:rsidR="0031410C">
        <w:t xml:space="preserve">In a previous study, we combined interviews and web scraping to gather data on key actors and their relationships in the humanitarian response. We employed Social Network Analysis (SNA) to examine these relationships and the collaborative strategies among entities, focusing on how they address the migration challenges </w:t>
      </w:r>
      <w:r w:rsidR="0031410C">
        <w:fldChar w:fldCharType="begin"/>
      </w:r>
      <w:r w:rsidR="002502E0">
        <w:instrText xml:space="preserve"> ADDIN EN.CITE &lt;EndNote&gt;&lt;Cite&gt;&lt;Author&gt;Romero&lt;/Author&gt;&lt;Year&gt;2024&lt;/Year&gt;&lt;RecNum&gt;91&lt;/RecNum&gt;&lt;DisplayText&gt;(Romero et al., 2024)&lt;/DisplayText&gt;&lt;record&gt;&lt;rec-number&gt;91&lt;/rec-number&gt;&lt;foreign-keys&gt;&lt;key app="EN" db-id="a2xa9fp9trtwaredwwv5asrzdvf55fseadfx" timestamp="1713278629" guid="9e8d7ddb-5e19-47ec-b9c1-6a2f7492f182"&gt;91&lt;/key&gt;&lt;/foreign-keys&gt;&lt;ref-type name="Journal Article"&gt;17&lt;/ref-type&gt;&lt;contributors&gt;&lt;authors&gt;&lt;author&gt;Romero, Liss Dayana&lt;/author&gt;&lt;author&gt;Padilla, Jose J&lt;/author&gt;&lt;author&gt;Palacio, Katherine&lt;/author&gt;&lt;author&gt;Frydenlund, Erika&lt;/author&gt;&lt;/authors&gt;&lt;/contributors&gt;&lt;titles&gt;&lt;title&gt;Mapping cooperation: insights into Colombia&amp;apos;s humanitarian response to migration from Venezuela&lt;/title&gt;&lt;secondary-title&gt;Frontiers in Human Dynamics&lt;/secondary-title&gt;&lt;/titles&gt;&lt;periodical&gt;&lt;full-title&gt;Frontiers in Human Dynamics&lt;/full-title&gt;&lt;/periodical&gt;&lt;pages&gt;1345110&lt;/pages&gt;&lt;volume&gt;6&lt;/volume&gt;&lt;dates&gt;&lt;year&gt;2024&lt;/year&gt;&lt;/dates&gt;&lt;isbn&gt;2673-2726&lt;/isbn&gt;&lt;urls&gt;&lt;/urls&gt;&lt;/record&gt;&lt;/Cite&gt;&lt;/EndNote&gt;</w:instrText>
      </w:r>
      <w:r w:rsidR="0031410C">
        <w:fldChar w:fldCharType="separate"/>
      </w:r>
      <w:r w:rsidR="00325A39">
        <w:rPr>
          <w:noProof/>
        </w:rPr>
        <w:t>(Romero et al., 2024)</w:t>
      </w:r>
      <w:r w:rsidR="0031410C">
        <w:fldChar w:fldCharType="end"/>
      </w:r>
      <w:r w:rsidR="0031410C">
        <w:t xml:space="preserve">. We can generalize this study to macro/global events and analyze the relationships between key actors during different events. </w:t>
      </w:r>
    </w:p>
    <w:p w14:paraId="1C50454C" w14:textId="6D8F2700" w:rsidR="008D7CDB" w:rsidRPr="008D7CDB" w:rsidRDefault="008D7CDB" w:rsidP="00F50E08">
      <w:pPr>
        <w:pStyle w:val="NormalIndent"/>
        <w:ind w:firstLine="0"/>
      </w:pPr>
      <w:commentRangeStart w:id="25"/>
      <w:r>
        <w:t xml:space="preserve">Fig 5 is an example on how </w:t>
      </w:r>
      <w:r w:rsidR="00C42A14">
        <w:t>LLM</w:t>
      </w:r>
      <w:r w:rsidR="00BE415E">
        <w:t xml:space="preserve"> embedding can be used to identify </w:t>
      </w:r>
      <w:r w:rsidR="00753B4D">
        <w:t>what a set of news are talking about</w:t>
      </w:r>
      <w:commentRangeEnd w:id="25"/>
      <w:r w:rsidR="00D36770">
        <w:rPr>
          <w:rStyle w:val="CommentReference"/>
        </w:rPr>
        <w:commentReference w:id="25"/>
      </w:r>
    </w:p>
    <w:p w14:paraId="705592A2" w14:textId="77777777" w:rsidR="006C6A33" w:rsidRPr="00E60A23" w:rsidRDefault="006C6A33" w:rsidP="006C6A33">
      <w:pPr>
        <w:pStyle w:val="NormalIndent"/>
      </w:pPr>
    </w:p>
    <w:p w14:paraId="635AB488" w14:textId="77777777" w:rsidR="00B335D5" w:rsidRDefault="000B5A0B" w:rsidP="00B335D5">
      <w:pPr>
        <w:pStyle w:val="FigureContent"/>
      </w:pPr>
      <w:r w:rsidRPr="000730D9">
        <w:drawing>
          <wp:inline distT="0" distB="0" distL="0" distR="0" wp14:anchorId="08BBAC06" wp14:editId="25313FF6">
            <wp:extent cx="5528345" cy="3555492"/>
            <wp:effectExtent l="0" t="0" r="0" b="635"/>
            <wp:docPr id="784020750"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020750" name="Picture 1" descr="A screen shot of a computer screen&#10;&#10;Description automatically generated"/>
                    <pic:cNvPicPr/>
                  </pic:nvPicPr>
                  <pic:blipFill rotWithShape="1">
                    <a:blip r:embed="rId24">
                      <a:extLst>
                        <a:ext uri="{28A0092B-C50C-407E-A947-70E740481C1C}">
                          <a14:useLocalDpi xmlns:a14="http://schemas.microsoft.com/office/drawing/2010/main"/>
                        </a:ext>
                      </a:extLst>
                    </a:blip>
                    <a:srcRect/>
                    <a:stretch/>
                  </pic:blipFill>
                  <pic:spPr bwMode="auto">
                    <a:xfrm>
                      <a:off x="0" y="0"/>
                      <a:ext cx="5557511" cy="3574250"/>
                    </a:xfrm>
                    <a:prstGeom prst="rect">
                      <a:avLst/>
                    </a:prstGeom>
                    <a:ln>
                      <a:noFill/>
                    </a:ln>
                    <a:extLst>
                      <a:ext uri="{53640926-AAD7-44D8-BBD7-CCE9431645EC}">
                        <a14:shadowObscured xmlns:a14="http://schemas.microsoft.com/office/drawing/2010/main"/>
                      </a:ext>
                    </a:extLst>
                  </pic:spPr>
                </pic:pic>
              </a:graphicData>
            </a:graphic>
          </wp:inline>
        </w:drawing>
      </w:r>
    </w:p>
    <w:p w14:paraId="3B1FABE5" w14:textId="456324AE" w:rsidR="0004458F" w:rsidRPr="00BA7E65" w:rsidRDefault="00B335D5" w:rsidP="00B335D5">
      <w:pPr>
        <w:pStyle w:val="FigureLabel"/>
        <w:rPr>
          <w:sz w:val="18"/>
          <w:szCs w:val="18"/>
        </w:rPr>
      </w:pPr>
      <w:r w:rsidRPr="00BA7E65">
        <w:rPr>
          <w:sz w:val="18"/>
          <w:szCs w:val="18"/>
        </w:rPr>
        <w:t xml:space="preserve">Figure </w:t>
      </w:r>
      <w:r w:rsidRPr="00BA7E65">
        <w:rPr>
          <w:sz w:val="18"/>
          <w:szCs w:val="18"/>
        </w:rPr>
        <w:fldChar w:fldCharType="begin"/>
      </w:r>
      <w:r w:rsidRPr="00BA7E65">
        <w:rPr>
          <w:sz w:val="18"/>
          <w:szCs w:val="18"/>
        </w:rPr>
        <w:instrText xml:space="preserve"> SEQ Figure \* ARABIC </w:instrText>
      </w:r>
      <w:r w:rsidRPr="00BA7E65">
        <w:rPr>
          <w:sz w:val="18"/>
          <w:szCs w:val="18"/>
        </w:rPr>
        <w:fldChar w:fldCharType="separate"/>
      </w:r>
      <w:r w:rsidR="005938D5" w:rsidRPr="00BA7E65">
        <w:rPr>
          <w:noProof/>
          <w:sz w:val="18"/>
          <w:szCs w:val="18"/>
        </w:rPr>
        <w:t>5</w:t>
      </w:r>
      <w:r w:rsidRPr="00BA7E65">
        <w:rPr>
          <w:sz w:val="18"/>
          <w:szCs w:val="18"/>
        </w:rPr>
        <w:fldChar w:fldCharType="end"/>
      </w:r>
      <w:r w:rsidRPr="00BA7E65">
        <w:rPr>
          <w:sz w:val="18"/>
          <w:szCs w:val="18"/>
        </w:rPr>
        <w:t>. Topic modeling</w:t>
      </w:r>
      <w:r w:rsidR="00E72DBA" w:rsidRPr="00BA7E65">
        <w:rPr>
          <w:sz w:val="18"/>
          <w:szCs w:val="18"/>
        </w:rPr>
        <w:t xml:space="preserve"> of</w:t>
      </w:r>
      <w:r w:rsidRPr="00BA7E65">
        <w:rPr>
          <w:sz w:val="18"/>
          <w:szCs w:val="18"/>
        </w:rPr>
        <w:t xml:space="preserve"> social crisis using Nomic Atlas: News related to Venezuelan migration in </w:t>
      </w:r>
      <w:r w:rsidR="00E72DBA" w:rsidRPr="00BA7E65">
        <w:rPr>
          <w:sz w:val="18"/>
          <w:szCs w:val="18"/>
        </w:rPr>
        <w:t>Colombia.</w:t>
      </w:r>
    </w:p>
    <w:p w14:paraId="37948553" w14:textId="77777777" w:rsidR="00C229AB" w:rsidRDefault="00C229AB" w:rsidP="00C229AB">
      <w:pPr>
        <w:pStyle w:val="NormalIndent"/>
      </w:pPr>
    </w:p>
    <w:p w14:paraId="34FDF961" w14:textId="0E4617C6" w:rsidR="00C229AB" w:rsidRPr="00C229AB" w:rsidRDefault="00C229AB" w:rsidP="00C229AB">
      <w:pPr>
        <w:pStyle w:val="NormalIndent"/>
      </w:pPr>
      <w:commentRangeStart w:id="26"/>
      <w:r w:rsidRPr="00C229AB">
        <w:rPr>
          <w:highlight w:val="yellow"/>
        </w:rPr>
        <w:t xml:space="preserve">[Diagram on how </w:t>
      </w:r>
      <w:r>
        <w:rPr>
          <w:highlight w:val="yellow"/>
        </w:rPr>
        <w:t>we can</w:t>
      </w:r>
      <w:r w:rsidRPr="00C229AB">
        <w:rPr>
          <w:highlight w:val="yellow"/>
        </w:rPr>
        <w:t xml:space="preserve"> use social media </w:t>
      </w:r>
      <w:r>
        <w:rPr>
          <w:highlight w:val="yellow"/>
        </w:rPr>
        <w:t>for</w:t>
      </w:r>
      <w:r w:rsidRPr="00C229AB">
        <w:rPr>
          <w:highlight w:val="yellow"/>
        </w:rPr>
        <w:t xml:space="preserve"> content analysis]</w:t>
      </w:r>
      <w:commentRangeEnd w:id="26"/>
      <w:r w:rsidR="005B6942">
        <w:rPr>
          <w:rStyle w:val="CommentReference"/>
        </w:rPr>
        <w:commentReference w:id="26"/>
      </w:r>
    </w:p>
    <w:p w14:paraId="6F374F7D" w14:textId="63B755C2" w:rsidR="003C7D99" w:rsidRDefault="00A56854" w:rsidP="00B40D7D">
      <w:pPr>
        <w:pStyle w:val="Heading3"/>
      </w:pPr>
      <w:bookmarkStart w:id="28" w:name="_Toc162981883"/>
      <w:commentRangeStart w:id="29"/>
      <w:commentRangeStart w:id="30"/>
      <w:r>
        <w:t>Step</w:t>
      </w:r>
      <w:r w:rsidR="008D398D">
        <w:t xml:space="preserve"> </w:t>
      </w:r>
      <w:r w:rsidR="00B56D23">
        <w:t>3</w:t>
      </w:r>
      <w:r w:rsidR="008D398D">
        <w:t xml:space="preserve">: </w:t>
      </w:r>
      <w:r w:rsidR="007A5B85">
        <w:t>Events and sub-events</w:t>
      </w:r>
      <w:r w:rsidR="008F6103">
        <w:t>, and macro-events</w:t>
      </w:r>
      <w:r w:rsidR="007A5B85">
        <w:t xml:space="preserve"> identification</w:t>
      </w:r>
      <w:bookmarkEnd w:id="28"/>
      <w:commentRangeEnd w:id="29"/>
      <w:r w:rsidR="00141602">
        <w:rPr>
          <w:rStyle w:val="CommentReference"/>
          <w:b w:val="0"/>
        </w:rPr>
        <w:commentReference w:id="29"/>
      </w:r>
      <w:commentRangeEnd w:id="30"/>
      <w:r w:rsidR="00CC6031">
        <w:rPr>
          <w:rStyle w:val="CommentReference"/>
          <w:b w:val="0"/>
        </w:rPr>
        <w:commentReference w:id="30"/>
      </w:r>
    </w:p>
    <w:p w14:paraId="7DCAAA46" w14:textId="77777777" w:rsidR="00531A11" w:rsidRDefault="00531A11" w:rsidP="007A5B85"/>
    <w:p w14:paraId="1343964C" w14:textId="63D1C9C8" w:rsidR="00D46785" w:rsidRDefault="002F7D11" w:rsidP="00D47F0B">
      <w:r>
        <w:t>There is a hierarchy of events</w:t>
      </w:r>
      <w:r w:rsidR="0097227B">
        <w:t>,</w:t>
      </w:r>
      <w:r>
        <w:t xml:space="preserve"> </w:t>
      </w:r>
      <w:r w:rsidR="005072D8">
        <w:t>considering that some can be aggregated</w:t>
      </w:r>
      <w:r>
        <w:t xml:space="preserve"> </w:t>
      </w:r>
      <w:r w:rsidR="004333FF">
        <w:t xml:space="preserve">into a more general event. </w:t>
      </w:r>
      <w:r w:rsidR="00E3087D">
        <w:t xml:space="preserve">Actions are the </w:t>
      </w:r>
      <w:r w:rsidR="00556EBB">
        <w:t>smallest level of</w:t>
      </w:r>
      <w:r w:rsidR="00ED08E0">
        <w:t xml:space="preserve"> aggregation,</w:t>
      </w:r>
      <w:r w:rsidR="00531A11">
        <w:t xml:space="preserve"> based on GDELT</w:t>
      </w:r>
      <w:r w:rsidR="0097227B">
        <w:t>,</w:t>
      </w:r>
      <w:r w:rsidR="00531A11">
        <w:t xml:space="preserve"> is anything that happens between two actors.</w:t>
      </w:r>
      <w:r w:rsidR="00D47F0B">
        <w:t xml:space="preserve"> </w:t>
      </w:r>
    </w:p>
    <w:p w14:paraId="7A0E505D" w14:textId="3AFBAABC" w:rsidR="00D46785" w:rsidRPr="00D46785" w:rsidRDefault="00D46785" w:rsidP="00D46785">
      <w:r>
        <w:t>Actions would be grouped into sub</w:t>
      </w:r>
      <w:r w:rsidR="0097227B">
        <w:t>-</w:t>
      </w:r>
      <w:r>
        <w:t>events and these into events using clustering</w:t>
      </w:r>
      <w:r w:rsidR="00D47F0B">
        <w:t>:</w:t>
      </w:r>
    </w:p>
    <w:p w14:paraId="3CD79DE0" w14:textId="32754C26" w:rsidR="00D47F0B" w:rsidRDefault="00D47F0B" w:rsidP="001D262C">
      <w:pPr>
        <w:pStyle w:val="NormalIndent"/>
        <w:numPr>
          <w:ilvl w:val="0"/>
          <w:numId w:val="5"/>
        </w:numPr>
      </w:pPr>
      <w:r>
        <w:t xml:space="preserve">Affinity propagation </w:t>
      </w:r>
      <w:r w:rsidR="000958AF">
        <w:fldChar w:fldCharType="begin"/>
      </w:r>
      <w:r w:rsidR="00325A39">
        <w:instrText xml:space="preserve"> ADDIN EN.CITE &lt;EndNote&gt;&lt;Cite&gt;&lt;Author&gt;Dueck&lt;/Author&gt;&lt;Year&gt;2009&lt;/Year&gt;&lt;RecNum&gt;137&lt;/RecNum&gt;&lt;DisplayText&gt;(Dueck, 2009)&lt;/DisplayText&gt;&lt;record&gt;&lt;rec-number&gt;137&lt;/rec-number&gt;&lt;foreign-keys&gt;&lt;key app="EN" db-id="pfvrwzf9o9fd5bepwfvpardwp2tz9dswadw2" timestamp="1711658196"&gt;137&lt;/key&gt;&lt;/foreign-keys&gt;&lt;ref-type name="Book"&gt;6&lt;/ref-type&gt;&lt;contributors&gt;&lt;authors&gt;&lt;author&gt;Dueck, Delbert&lt;/author&gt;&lt;/authors&gt;&lt;/contributors&gt;&lt;titles&gt;&lt;title&gt;Affinity propagation: clustering data by passing messages&lt;/title&gt;&lt;/titles&gt;&lt;dates&gt;&lt;year&gt;2009&lt;/year&gt;&lt;/dates&gt;&lt;publisher&gt;University of Toronto Toronto, ON, Canada&lt;/publisher&gt;&lt;isbn&gt;049459070X&lt;/isbn&gt;&lt;urls&gt;&lt;/urls&gt;&lt;/record&gt;&lt;/Cite&gt;&lt;/EndNote&gt;</w:instrText>
      </w:r>
      <w:r w:rsidR="000958AF">
        <w:fldChar w:fldCharType="separate"/>
      </w:r>
      <w:r w:rsidR="00325A39">
        <w:rPr>
          <w:noProof/>
        </w:rPr>
        <w:t>(Dueck, 2009)</w:t>
      </w:r>
      <w:r w:rsidR="000958AF">
        <w:fldChar w:fldCharType="end"/>
      </w:r>
      <w:r w:rsidR="000958AF" w:rsidRPr="000958AF">
        <w:t xml:space="preserve"> </w:t>
      </w:r>
      <w:r w:rsidR="000958AF">
        <w:t>(used in the tests with clustering the lexicon)</w:t>
      </w:r>
    </w:p>
    <w:p w14:paraId="5D39E0B1" w14:textId="2E13FF9C" w:rsidR="00D47F0B" w:rsidRDefault="00B10544" w:rsidP="001D262C">
      <w:pPr>
        <w:pStyle w:val="NormalIndent"/>
        <w:numPr>
          <w:ilvl w:val="0"/>
          <w:numId w:val="5"/>
        </w:numPr>
      </w:pPr>
      <w:r>
        <w:t>S</w:t>
      </w:r>
      <w:r w:rsidR="006976E3">
        <w:t xml:space="preserve">HARI </w:t>
      </w:r>
      <w:r w:rsidR="5A5EE12B">
        <w:t>is</w:t>
      </w:r>
      <w:r w:rsidR="006976E3">
        <w:t xml:space="preserve"> a</w:t>
      </w:r>
      <w:r w:rsidR="5A5EE12B">
        <w:t xml:space="preserve"> method that combines various tools with web archive collections to analyze and visualize the most significant news story for a specific date</w:t>
      </w:r>
      <w:r w:rsidR="006976E3">
        <w:t xml:space="preserve"> </w:t>
      </w:r>
      <w:r w:rsidR="006976E3">
        <w:fldChar w:fldCharType="begin"/>
      </w:r>
      <w:r w:rsidR="002502E0">
        <w:instrText xml:space="preserve"> ADDIN EN.CITE &lt;EndNote&gt;&lt;Cite&gt;&lt;Author&gt;Jones&lt;/Author&gt;&lt;Year&gt;2020&lt;/Year&gt;&lt;RecNum&gt;94&lt;/RecNum&gt;&lt;DisplayText&gt;(Jones et al., 2020)&lt;/DisplayText&gt;&lt;record&gt;&lt;rec-number&gt;94&lt;/rec-number&gt;&lt;foreign-keys&gt;&lt;key app="EN" db-id="a2xa9fp9trtwaredwwv5asrzdvf55fseadfx" timestamp="1713278631" guid="bb37e226-9a51-429b-806c-b9f835b4851c"&gt;94&lt;/key&gt;&lt;/foreign-keys&gt;&lt;ref-type name="Journal Article"&gt;17&lt;/ref-type&gt;&lt;contributors&gt;&lt;authors&gt;&lt;author&gt;Jones, Shawn M&lt;/author&gt;&lt;author&gt;Nwala, Alexander C&lt;/author&gt;&lt;author&gt;Klein, Martin&lt;/author&gt;&lt;author&gt;Weigle, Michele C&lt;/author&gt;&lt;author&gt;Nelson, Michael L&lt;/author&gt;&lt;/authors&gt;&lt;/contributors&gt;&lt;titles&gt;&lt;title&gt;SHARI--An Integration of Tools to Visualize the Story of the Day&lt;/title&gt;&lt;secondary-title&gt;arXiv preprint arXiv:2008.00139&lt;/secondary-title&gt;&lt;/titles&gt;&lt;periodical&gt;&lt;full-title&gt;arXiv preprint arXiv:2008.00139&lt;/full-title&gt;&lt;/periodical&gt;&lt;dates&gt;&lt;year&gt;2020&lt;/year&gt;&lt;/dates&gt;&lt;urls&gt;&lt;/urls&gt;&lt;/record&gt;&lt;/Cite&gt;&lt;/EndNote&gt;</w:instrText>
      </w:r>
      <w:r w:rsidR="006976E3">
        <w:fldChar w:fldCharType="separate"/>
      </w:r>
      <w:r w:rsidR="00325A39">
        <w:rPr>
          <w:noProof/>
        </w:rPr>
        <w:t>(Jones et al., 2020)</w:t>
      </w:r>
      <w:r w:rsidR="006976E3">
        <w:fldChar w:fldCharType="end"/>
      </w:r>
      <w:r w:rsidR="5A5EE12B">
        <w:t xml:space="preserve">. </w:t>
      </w:r>
      <w:hyperlink r:id="rId25">
        <w:proofErr w:type="spellStart"/>
        <w:r w:rsidR="5A5EE12B" w:rsidRPr="16F8CE69">
          <w:rPr>
            <w:rStyle w:val="Hyperlink"/>
          </w:rPr>
          <w:t>StoryGraph</w:t>
        </w:r>
        <w:proofErr w:type="spellEnd"/>
      </w:hyperlink>
      <w:r w:rsidR="5A5EE12B">
        <w:t xml:space="preserve"> groups news articles to pinpoint a prevailing narrative. </w:t>
      </w:r>
      <w:proofErr w:type="spellStart"/>
      <w:r w:rsidR="5A5EE12B" w:rsidRPr="000253B2">
        <w:t>Hypercane</w:t>
      </w:r>
      <w:proofErr w:type="spellEnd"/>
      <w:r w:rsidR="000253B2">
        <w:rPr>
          <w:rStyle w:val="FootnoteReference"/>
        </w:rPr>
        <w:footnoteReference w:id="5"/>
      </w:r>
      <w:r w:rsidR="5A5EE12B">
        <w:t xml:space="preserve"> utilizes </w:t>
      </w:r>
      <w:proofErr w:type="spellStart"/>
      <w:r w:rsidR="5A5EE12B">
        <w:t>Archive</w:t>
      </w:r>
      <w:r w:rsidR="05686AE5">
        <w:t>N</w:t>
      </w:r>
      <w:r w:rsidR="5A5EE12B">
        <w:t>ow</w:t>
      </w:r>
      <w:proofErr w:type="spellEnd"/>
      <w:r w:rsidR="5A5EE12B">
        <w:t xml:space="preserve"> to </w:t>
      </w:r>
      <w:r w:rsidR="5A5EE12B">
        <w:lastRenderedPageBreak/>
        <w:t xml:space="preserve">archive URLs generated by </w:t>
      </w:r>
      <w:proofErr w:type="spellStart"/>
      <w:r w:rsidR="5A5EE12B">
        <w:t>StoryGraph</w:t>
      </w:r>
      <w:proofErr w:type="spellEnd"/>
      <w:r w:rsidR="006976E3">
        <w:t xml:space="preserve"> </w:t>
      </w:r>
      <w:r w:rsidR="006976E3">
        <w:fldChar w:fldCharType="begin"/>
      </w:r>
      <w:r w:rsidR="002502E0">
        <w:instrText xml:space="preserve"> ADDIN EN.CITE &lt;EndNote&gt;&lt;Cite&gt;&lt;Author&gt;Handcock&lt;/Author&gt;&lt;Year&gt;2004&lt;/Year&gt;&lt;RecNum&gt;92&lt;/RecNum&gt;&lt;DisplayText&gt;(Handcock &amp;amp; Jones, 2004)&lt;/DisplayText&gt;&lt;record&gt;&lt;rec-number&gt;92&lt;/rec-number&gt;&lt;foreign-keys&gt;&lt;key app="EN" db-id="a2xa9fp9trtwaredwwv5asrzdvf55fseadfx" timestamp="1713278629" guid="5c86b9fb-0054-4caf-967e-bdb6f2e21ae1"&gt;92&lt;/key&gt;&lt;/foreign-keys&gt;&lt;ref-type name="Journal Article"&gt;17&lt;/ref-type&gt;&lt;contributors&gt;&lt;authors&gt;&lt;author&gt;Handcock, Mark S&lt;/author&gt;&lt;author&gt;Jones, James Holland&lt;/author&gt;&lt;/authors&gt;&lt;/contributors&gt;&lt;titles&gt;&lt;title&gt;Likelihood-based inference for stochastic models of sexual network formation&lt;/title&gt;&lt;secondary-title&gt;Theoretical population biology&lt;/secondary-title&gt;&lt;/titles&gt;&lt;periodical&gt;&lt;full-title&gt;Theoretical population biology&lt;/full-title&gt;&lt;/periodical&gt;&lt;pages&gt;413-422&lt;/pages&gt;&lt;volume&gt;65&lt;/volume&gt;&lt;number&gt;4&lt;/number&gt;&lt;dates&gt;&lt;year&gt;2004&lt;/year&gt;&lt;/dates&gt;&lt;isbn&gt;0040-5809&lt;/isbn&gt;&lt;urls&gt;&lt;/urls&gt;&lt;/record&gt;&lt;/Cite&gt;&lt;/EndNote&gt;</w:instrText>
      </w:r>
      <w:r w:rsidR="006976E3">
        <w:fldChar w:fldCharType="separate"/>
      </w:r>
      <w:r w:rsidR="00325A39">
        <w:rPr>
          <w:noProof/>
        </w:rPr>
        <w:t>(Handcock &amp; Jones, 2004)</w:t>
      </w:r>
      <w:r w:rsidR="006976E3">
        <w:fldChar w:fldCharType="end"/>
      </w:r>
      <w:r w:rsidR="5A5EE12B">
        <w:t xml:space="preserve">. </w:t>
      </w:r>
      <w:proofErr w:type="spellStart"/>
      <w:r w:rsidR="5A5EE12B">
        <w:t>Hypercane</w:t>
      </w:r>
      <w:proofErr w:type="spellEnd"/>
      <w:r w:rsidR="5A5EE12B">
        <w:t xml:space="preserve"> then analyzes these URLs to identify prevalent terms, entities, and high-quality images for social media storytelling</w:t>
      </w:r>
      <w:r w:rsidR="006976E3">
        <w:t xml:space="preserve"> </w:t>
      </w:r>
      <w:r w:rsidR="006976E3">
        <w:fldChar w:fldCharType="begin"/>
      </w:r>
      <w:r w:rsidR="002502E0">
        <w:instrText xml:space="preserve"> ADDIN EN.CITE &lt;EndNote&gt;&lt;Cite&gt;&lt;Author&gt;Handcock&lt;/Author&gt;&lt;Year&gt;2004&lt;/Year&gt;&lt;RecNum&gt;92&lt;/RecNum&gt;&lt;DisplayText&gt;(Handcock &amp;amp; Jones, 2004)&lt;/DisplayText&gt;&lt;record&gt;&lt;rec-number&gt;92&lt;/rec-number&gt;&lt;foreign-keys&gt;&lt;key app="EN" db-id="a2xa9fp9trtwaredwwv5asrzdvf55fseadfx" timestamp="1713278629" guid="5c86b9fb-0054-4caf-967e-bdb6f2e21ae1"&gt;92&lt;/key&gt;&lt;/foreign-keys&gt;&lt;ref-type name="Journal Article"&gt;17&lt;/ref-type&gt;&lt;contributors&gt;&lt;authors&gt;&lt;author&gt;Handcock, Mark S&lt;/author&gt;&lt;author&gt;Jones, James Holland&lt;/author&gt;&lt;/authors&gt;&lt;/contributors&gt;&lt;titles&gt;&lt;title&gt;Likelihood-based inference for stochastic models of sexual network formation&lt;/title&gt;&lt;secondary-title&gt;Theoretical population biology&lt;/secondary-title&gt;&lt;/titles&gt;&lt;periodical&gt;&lt;full-title&gt;Theoretical population biology&lt;/full-title&gt;&lt;/periodical&gt;&lt;pages&gt;413-422&lt;/pages&gt;&lt;volume&gt;65&lt;/volume&gt;&lt;number&gt;4&lt;/number&gt;&lt;dates&gt;&lt;year&gt;2004&lt;/year&gt;&lt;/dates&gt;&lt;isbn&gt;0040-5809&lt;/isbn&gt;&lt;urls&gt;&lt;/urls&gt;&lt;/record&gt;&lt;/Cite&gt;&lt;/EndNote&gt;</w:instrText>
      </w:r>
      <w:r w:rsidR="006976E3">
        <w:fldChar w:fldCharType="separate"/>
      </w:r>
      <w:r w:rsidR="00325A39">
        <w:rPr>
          <w:noProof/>
        </w:rPr>
        <w:t>(Handcock &amp; Jones, 2004)</w:t>
      </w:r>
      <w:r w:rsidR="006976E3">
        <w:fldChar w:fldCharType="end"/>
      </w:r>
      <w:r w:rsidR="5A5EE12B">
        <w:t xml:space="preserve">. </w:t>
      </w:r>
      <w:hyperlink r:id="rId26">
        <w:proofErr w:type="spellStart"/>
        <w:r w:rsidR="5A5EE12B" w:rsidRPr="16F8CE69">
          <w:rPr>
            <w:rStyle w:val="Hyperlink"/>
          </w:rPr>
          <w:t>Raintale</w:t>
        </w:r>
        <w:proofErr w:type="spellEnd"/>
      </w:hyperlink>
      <w:r w:rsidR="5A5EE12B">
        <w:t xml:space="preserve"> synthesizes the results from these tools to </w:t>
      </w:r>
      <w:r w:rsidR="00543B18">
        <w:t>visually represent</w:t>
      </w:r>
      <w:r w:rsidR="5A5EE12B">
        <w:t xml:space="preserve"> the news story for a particular day. This integrated process is </w:t>
      </w:r>
      <w:r w:rsidR="514CC9E6">
        <w:t>called</w:t>
      </w:r>
      <w:r w:rsidR="5A5EE12B">
        <w:t xml:space="preserve"> SHARI (</w:t>
      </w:r>
      <w:proofErr w:type="spellStart"/>
      <w:r w:rsidR="5A5EE12B">
        <w:t>StoryGraph</w:t>
      </w:r>
      <w:proofErr w:type="spellEnd"/>
      <w:r w:rsidR="5A5EE12B">
        <w:t xml:space="preserve"> </w:t>
      </w:r>
      <w:proofErr w:type="spellStart"/>
      <w:r w:rsidR="5A5EE12B">
        <w:t>Hypercane</w:t>
      </w:r>
      <w:proofErr w:type="spellEnd"/>
      <w:r w:rsidR="5A5EE12B">
        <w:t xml:space="preserve"> </w:t>
      </w:r>
      <w:proofErr w:type="spellStart"/>
      <w:r w:rsidR="5A5EE12B">
        <w:t>ArchiveNow</w:t>
      </w:r>
      <w:proofErr w:type="spellEnd"/>
      <w:r w:rsidR="5A5EE12B">
        <w:t xml:space="preserve"> </w:t>
      </w:r>
      <w:proofErr w:type="spellStart"/>
      <w:r w:rsidR="5A5EE12B">
        <w:t>Raintale</w:t>
      </w:r>
      <w:proofErr w:type="spellEnd"/>
      <w:r w:rsidR="5A5EE12B">
        <w:t xml:space="preserve"> Integration)</w:t>
      </w:r>
      <w:r w:rsidR="006976E3">
        <w:t xml:space="preserve"> </w:t>
      </w:r>
      <w:r w:rsidR="00543B18">
        <w:fldChar w:fldCharType="begin"/>
      </w:r>
      <w:r w:rsidR="002502E0">
        <w:instrText xml:space="preserve"> ADDIN EN.CITE &lt;EndNote&gt;&lt;Cite&gt;&lt;Author&gt;Jones&lt;/Author&gt;&lt;Year&gt;2020&lt;/Year&gt;&lt;RecNum&gt;94&lt;/RecNum&gt;&lt;DisplayText&gt;(Jones et al., 2020; Jones et al., 2021)&lt;/DisplayText&gt;&lt;record&gt;&lt;rec-number&gt;94&lt;/rec-number&gt;&lt;foreign-keys&gt;&lt;key app="EN" db-id="a2xa9fp9trtwaredwwv5asrzdvf55fseadfx" timestamp="1713278631" guid="bb37e226-9a51-429b-806c-b9f835b4851c"&gt;94&lt;/key&gt;&lt;/foreign-keys&gt;&lt;ref-type name="Journal Article"&gt;17&lt;/ref-type&gt;&lt;contributors&gt;&lt;authors&gt;&lt;author&gt;Jones, Shawn M&lt;/author&gt;&lt;author&gt;Nwala, Alexander C&lt;/author&gt;&lt;author&gt;Klein, Martin&lt;/author&gt;&lt;author&gt;Weigle, Michele C&lt;/author&gt;&lt;author&gt;Nelson, Michael L&lt;/author&gt;&lt;/authors&gt;&lt;/contributors&gt;&lt;titles&gt;&lt;title&gt;SHARI--An Integration of Tools to Visualize the Story of the Day&lt;/title&gt;&lt;secondary-title&gt;arXiv preprint arXiv:2008.00139&lt;/secondary-title&gt;&lt;/titles&gt;&lt;periodical&gt;&lt;full-title&gt;arXiv preprint arXiv:2008.00139&lt;/full-title&gt;&lt;/periodical&gt;&lt;dates&gt;&lt;year&gt;2020&lt;/year&gt;&lt;/dates&gt;&lt;urls&gt;&lt;/urls&gt;&lt;/record&gt;&lt;/Cite&gt;&lt;Cite&gt;&lt;Author&gt;Jones&lt;/Author&gt;&lt;Year&gt;2021&lt;/Year&gt;&lt;RecNum&gt;93&lt;/RecNum&gt;&lt;record&gt;&lt;rec-number&gt;93&lt;/rec-number&gt;&lt;foreign-keys&gt;&lt;key app="EN" db-id="a2xa9fp9trtwaredwwv5asrzdvf55fseadfx" timestamp="1713278630" guid="97a4e6a2-c41b-4f28-a971-19a26996d155"&gt;93&lt;/key&gt;&lt;/foreign-keys&gt;&lt;ref-type name="Journal Article"&gt;17&lt;/ref-type&gt;&lt;contributors&gt;&lt;authors&gt;&lt;author&gt;Jones, Shawn M&lt;/author&gt;&lt;author&gt;Weigle, Michele C&lt;/author&gt;&lt;author&gt;Nelson, Michael L&lt;/author&gt;&lt;/authors&gt;&lt;/contributors&gt;&lt;titles&gt;&lt;title&gt;Hypercane: toolkit for summarizing large collections of archived webpages&lt;/title&gt;&lt;secondary-title&gt;ACM SIGWEB Newsletter&lt;/secondary-title&gt;&lt;/titles&gt;&lt;periodical&gt;&lt;full-title&gt;ACM SIGWEB Newsletter&lt;/full-title&gt;&lt;/periodical&gt;&lt;pages&gt;1-14&lt;/pages&gt;&lt;volume&gt;2021&lt;/volume&gt;&lt;number&gt;Summer&lt;/number&gt;&lt;dates&gt;&lt;year&gt;2021&lt;/year&gt;&lt;/dates&gt;&lt;isbn&gt;1931-1745&lt;/isbn&gt;&lt;urls&gt;&lt;/urls&gt;&lt;/record&gt;&lt;/Cite&gt;&lt;/EndNote&gt;</w:instrText>
      </w:r>
      <w:r w:rsidR="00543B18">
        <w:fldChar w:fldCharType="separate"/>
      </w:r>
      <w:r w:rsidR="00325A39">
        <w:rPr>
          <w:noProof/>
        </w:rPr>
        <w:t>(Jones et al., 2020; Jones et al., 2021)</w:t>
      </w:r>
      <w:r w:rsidR="00543B18">
        <w:fldChar w:fldCharType="end"/>
      </w:r>
      <w:r w:rsidR="192EB3C7">
        <w:t xml:space="preserve"> </w:t>
      </w:r>
    </w:p>
    <w:p w14:paraId="35504155" w14:textId="50A46ABE" w:rsidR="00BC6234" w:rsidRDefault="00D907C5" w:rsidP="001D262C">
      <w:pPr>
        <w:pStyle w:val="NormalIndent"/>
        <w:numPr>
          <w:ilvl w:val="0"/>
          <w:numId w:val="5"/>
        </w:numPr>
      </w:pPr>
      <w:r>
        <w:t>Atlas</w:t>
      </w:r>
      <w:r w:rsidR="00543B18">
        <w:rPr>
          <w:rStyle w:val="FootnoteReference"/>
        </w:rPr>
        <w:footnoteReference w:id="6"/>
      </w:r>
    </w:p>
    <w:p w14:paraId="2DC0F085" w14:textId="59C5DAA9" w:rsidR="00B21259" w:rsidRDefault="00607A91" w:rsidP="001D262C">
      <w:pPr>
        <w:pStyle w:val="NormalIndent"/>
        <w:numPr>
          <w:ilvl w:val="0"/>
          <w:numId w:val="5"/>
        </w:numPr>
      </w:pPr>
      <w:r>
        <w:t>Sub-</w:t>
      </w:r>
      <w:r w:rsidR="0097227B">
        <w:t>event d</w:t>
      </w:r>
      <w:r>
        <w:t>etection</w:t>
      </w:r>
      <w:r w:rsidR="00543B18">
        <w:t xml:space="preserve"> </w:t>
      </w:r>
      <w:r w:rsidR="00543B18">
        <w:fldChar w:fldCharType="begin"/>
      </w:r>
      <w:r w:rsidR="002502E0">
        <w:instrText xml:space="preserve"> ADDIN EN.CITE &lt;EndNote&gt;&lt;Cite&gt;&lt;Author&gt;Pohl&lt;/Author&gt;&lt;Year&gt;2012&lt;/Year&gt;&lt;RecNum&gt;88&lt;/RecNum&gt;&lt;DisplayText&gt;(Pohl et al., 2012)&lt;/DisplayText&gt;&lt;record&gt;&lt;rec-number&gt;88&lt;/rec-number&gt;&lt;foreign-keys&gt;&lt;key app="EN" db-id="a2xa9fp9trtwaredwwv5asrzdvf55fseadfx" timestamp="1713278629" guid="120adc7d-6f73-462d-bdd0-7d39fff3faa9"&gt;88&lt;/key&gt;&lt;/foreign-keys&gt;&lt;ref-type name="Conference Proceedings"&gt;10&lt;/ref-type&gt;&lt;contributors&gt;&lt;authors&gt;&lt;author&gt;Pohl, Daniela&lt;/author&gt;&lt;author&gt;Bouchachia, Abdelhamid&lt;/author&gt;&lt;author&gt;Hellwagner, Hermann&lt;/author&gt;&lt;/authors&gt;&lt;/contributors&gt;&lt;titles&gt;&lt;title&gt;Supporting crisis management via sub-event detection in social networks&lt;/title&gt;&lt;secondary-title&gt;2012 IEEE 21st International Workshop on Enabling Technologies: Infrastructure for Collaborative Enterprises&lt;/secondary-title&gt;&lt;/titles&gt;&lt;pages&gt;373-378&lt;/pages&gt;&lt;dates&gt;&lt;year&gt;2012&lt;/year&gt;&lt;/dates&gt;&lt;publisher&gt;IEEE&lt;/publisher&gt;&lt;isbn&gt;1467318884&lt;/isbn&gt;&lt;urls&gt;&lt;/urls&gt;&lt;/record&gt;&lt;/Cite&gt;&lt;/EndNote&gt;</w:instrText>
      </w:r>
      <w:r w:rsidR="00543B18">
        <w:fldChar w:fldCharType="separate"/>
      </w:r>
      <w:r w:rsidR="00325A39">
        <w:rPr>
          <w:noProof/>
        </w:rPr>
        <w:t>(Pohl et al., 2012)</w:t>
      </w:r>
      <w:r w:rsidR="00543B18">
        <w:fldChar w:fldCharType="end"/>
      </w:r>
    </w:p>
    <w:p w14:paraId="3E63EA37" w14:textId="062F732D" w:rsidR="00B21259" w:rsidRPr="00293032" w:rsidRDefault="00B21259" w:rsidP="00B21259">
      <w:pPr>
        <w:pStyle w:val="FigureContent"/>
      </w:pPr>
      <w:r>
        <w:drawing>
          <wp:inline distT="0" distB="0" distL="0" distR="0" wp14:anchorId="3F724325" wp14:editId="34D90280">
            <wp:extent cx="5767070" cy="1896110"/>
            <wp:effectExtent l="0" t="0" r="5080" b="8890"/>
            <wp:docPr id="7946609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a:ext>
                      </a:extLst>
                    </a:blip>
                    <a:srcRect/>
                    <a:stretch>
                      <a:fillRect/>
                    </a:stretch>
                  </pic:blipFill>
                  <pic:spPr bwMode="auto">
                    <a:xfrm>
                      <a:off x="0" y="0"/>
                      <a:ext cx="5767070" cy="1896110"/>
                    </a:xfrm>
                    <a:prstGeom prst="rect">
                      <a:avLst/>
                    </a:prstGeom>
                    <a:noFill/>
                  </pic:spPr>
                </pic:pic>
              </a:graphicData>
            </a:graphic>
          </wp:inline>
        </w:drawing>
      </w:r>
    </w:p>
    <w:p w14:paraId="5A6975DC" w14:textId="4DEFB07C" w:rsidR="006F2E05" w:rsidRPr="006F2E05" w:rsidRDefault="00A56854" w:rsidP="00B40D7D">
      <w:pPr>
        <w:pStyle w:val="Heading3"/>
      </w:pPr>
      <w:bookmarkStart w:id="31" w:name="_Toc162981884"/>
      <w:r>
        <w:t>Step</w:t>
      </w:r>
      <w:r w:rsidR="004E1137">
        <w:t xml:space="preserve"> </w:t>
      </w:r>
      <w:r w:rsidR="00B56D23">
        <w:t>4</w:t>
      </w:r>
      <w:r w:rsidR="004E1137">
        <w:t xml:space="preserve">: </w:t>
      </w:r>
      <w:r w:rsidR="0039321F">
        <w:t>Alignment</w:t>
      </w:r>
      <w:r w:rsidR="003A708E">
        <w:t xml:space="preserve"> </w:t>
      </w:r>
      <w:r w:rsidR="00CA4D29">
        <w:t>into</w:t>
      </w:r>
      <w:r w:rsidR="00A9679E">
        <w:t xml:space="preserve"> a timeline</w:t>
      </w:r>
      <w:r w:rsidR="000D6F95">
        <w:t xml:space="preserve"> </w:t>
      </w:r>
      <w:r w:rsidR="005966F9">
        <w:t>of</w:t>
      </w:r>
      <w:r w:rsidR="000D6F95">
        <w:t xml:space="preserve"> </w:t>
      </w:r>
      <w:r w:rsidR="00C43A4C">
        <w:t xml:space="preserve">events + </w:t>
      </w:r>
      <w:r w:rsidR="0039321F">
        <w:t>variables +</w:t>
      </w:r>
      <w:r w:rsidR="00C43A4C">
        <w:t xml:space="preserve"> indicators +</w:t>
      </w:r>
      <w:r w:rsidR="008513D0">
        <w:t>…</w:t>
      </w:r>
      <w:bookmarkEnd w:id="31"/>
    </w:p>
    <w:p w14:paraId="2EF23243" w14:textId="1F4F584D" w:rsidR="00CE6DD9" w:rsidRDefault="00CE6DD9" w:rsidP="00CE6DD9">
      <w:pPr>
        <w:pStyle w:val="NormalIndent"/>
      </w:pPr>
    </w:p>
    <w:p w14:paraId="4C2EF449" w14:textId="6458B954" w:rsidR="00CE6DD9" w:rsidRDefault="009B4FB6" w:rsidP="009B4FB6">
      <w:pPr>
        <w:pStyle w:val="FigureContent"/>
      </w:pPr>
      <w:r>
        <w:drawing>
          <wp:inline distT="0" distB="0" distL="0" distR="0" wp14:anchorId="00BB25E2" wp14:editId="4C217D3A">
            <wp:extent cx="4844215" cy="2013972"/>
            <wp:effectExtent l="0" t="0" r="0" b="5715"/>
            <wp:docPr id="527343648"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343648" name="Picture 101"/>
                    <pic:cNvPicPr>
                      <a:picLocks noChangeAspect="1" noChangeArrowheads="1"/>
                    </pic:cNvPicPr>
                  </pic:nvPicPr>
                  <pic:blipFill>
                    <a:blip r:embed="rId28">
                      <a:extLst>
                        <a:ext uri="{96DAC541-7B7A-43D3-8B79-37D633B846F1}">
                          <asvg:svgBlip xmlns:asvg="http://schemas.microsoft.com/office/drawing/2016/SVG/main" r:embed="rId29"/>
                        </a:ext>
                      </a:extLst>
                    </a:blip>
                    <a:stretch>
                      <a:fillRect/>
                    </a:stretch>
                  </pic:blipFill>
                  <pic:spPr bwMode="auto">
                    <a:xfrm>
                      <a:off x="0" y="0"/>
                      <a:ext cx="4844215" cy="2013972"/>
                    </a:xfrm>
                    <a:prstGeom prst="rect">
                      <a:avLst/>
                    </a:prstGeom>
                  </pic:spPr>
                </pic:pic>
              </a:graphicData>
            </a:graphic>
          </wp:inline>
        </w:drawing>
      </w:r>
    </w:p>
    <w:p w14:paraId="379CDDDC" w14:textId="75188757" w:rsidR="00CE6DD9" w:rsidRDefault="00CE6DD9" w:rsidP="00CE6DD9">
      <w:pPr>
        <w:pStyle w:val="NormalIndent"/>
      </w:pPr>
    </w:p>
    <w:p w14:paraId="24837860" w14:textId="706A42DE" w:rsidR="00CE6DD9" w:rsidRDefault="00CE6DD9" w:rsidP="00CE6DD9">
      <w:pPr>
        <w:pStyle w:val="NormalIndent"/>
      </w:pPr>
    </w:p>
    <w:p w14:paraId="0F01E6A9" w14:textId="77777777" w:rsidR="00C12587" w:rsidRDefault="00F467A8" w:rsidP="00C55A91">
      <w:r>
        <w:t xml:space="preserve">These elements will be </w:t>
      </w:r>
      <w:r w:rsidR="00820BC8">
        <w:t xml:space="preserve">organized </w:t>
      </w:r>
      <w:r w:rsidR="00C12587">
        <w:t>through time:</w:t>
      </w:r>
    </w:p>
    <w:p w14:paraId="6E86C2C3" w14:textId="77777777" w:rsidR="00C12587" w:rsidRDefault="00C12587" w:rsidP="001D262C">
      <w:pPr>
        <w:pStyle w:val="ListParagraph"/>
        <w:numPr>
          <w:ilvl w:val="0"/>
          <w:numId w:val="8"/>
        </w:numPr>
      </w:pPr>
      <w:r>
        <w:t>t</w:t>
      </w:r>
      <w:r w:rsidR="00C55A91">
        <w:t>he list of events from phase 3</w:t>
      </w:r>
    </w:p>
    <w:p w14:paraId="3F311FE6" w14:textId="3227A78F" w:rsidR="00CE6DD9" w:rsidRPr="00CE6DD9" w:rsidRDefault="00C55A91" w:rsidP="001D262C">
      <w:pPr>
        <w:pStyle w:val="ListParagraph"/>
        <w:numPr>
          <w:ilvl w:val="0"/>
          <w:numId w:val="8"/>
        </w:numPr>
      </w:pPr>
      <w:r>
        <w:t xml:space="preserve">the values of the variables from phase 1 </w:t>
      </w:r>
      <w:r w:rsidR="00BD483D">
        <w:t xml:space="preserve">and others like frustration, tone, </w:t>
      </w:r>
      <w:r w:rsidR="00F467A8">
        <w:t>…</w:t>
      </w:r>
    </w:p>
    <w:p w14:paraId="036481D5" w14:textId="7D198587" w:rsidR="009866B0" w:rsidRPr="00C55A91" w:rsidRDefault="009866B0" w:rsidP="001D262C">
      <w:pPr>
        <w:pStyle w:val="ListParagraph"/>
        <w:numPr>
          <w:ilvl w:val="0"/>
          <w:numId w:val="8"/>
        </w:numPr>
        <w:ind w:left="1080" w:hanging="720"/>
      </w:pPr>
      <w:r>
        <w:t>macro-level indicators such as GDP, poverty index, education</w:t>
      </w:r>
      <w:r w:rsidR="00917CC5">
        <w:t xml:space="preserve"> index, …</w:t>
      </w:r>
    </w:p>
    <w:p w14:paraId="64CF003E" w14:textId="30BAE709" w:rsidR="003A708E" w:rsidRDefault="00A56854" w:rsidP="00B40D7D">
      <w:pPr>
        <w:pStyle w:val="Heading3"/>
      </w:pPr>
      <w:bookmarkStart w:id="32" w:name="_Toc162981885"/>
      <w:r>
        <w:t>Step</w:t>
      </w:r>
      <w:r w:rsidR="00F037DE">
        <w:t xml:space="preserve"> </w:t>
      </w:r>
      <w:r w:rsidR="00B56D23">
        <w:t>5</w:t>
      </w:r>
      <w:r w:rsidR="00F037DE">
        <w:t>: Identification of</w:t>
      </w:r>
      <w:r w:rsidR="003A708E">
        <w:t xml:space="preserve"> </w:t>
      </w:r>
      <w:r w:rsidR="00F037DE">
        <w:t>“</w:t>
      </w:r>
      <w:r w:rsidR="003A708E">
        <w:t>candidate</w:t>
      </w:r>
      <w:r w:rsidR="00F037DE">
        <w:t>”</w:t>
      </w:r>
      <w:r w:rsidR="003A708E">
        <w:t xml:space="preserve"> events</w:t>
      </w:r>
      <w:r w:rsidR="00F037DE">
        <w:t xml:space="preserve"> → Shock/not shock</w:t>
      </w:r>
      <w:bookmarkEnd w:id="32"/>
    </w:p>
    <w:p w14:paraId="7933F5F2" w14:textId="77777777" w:rsidR="00FA2547" w:rsidRDefault="00FA2547" w:rsidP="00FA2547"/>
    <w:p w14:paraId="31F98A76" w14:textId="77777777" w:rsidR="00FA2547" w:rsidRDefault="00FA2547" w:rsidP="00FA2547">
      <w:pPr>
        <w:pStyle w:val="NormalIndent"/>
      </w:pPr>
    </w:p>
    <w:p w14:paraId="4D41AE4D" w14:textId="1ED38C32" w:rsidR="00FA2547" w:rsidRDefault="000441F1" w:rsidP="000441F1">
      <w:pPr>
        <w:pStyle w:val="FigureContent"/>
      </w:pPr>
      <w:r>
        <w:lastRenderedPageBreak/>
        <w:drawing>
          <wp:inline distT="0" distB="0" distL="0" distR="0" wp14:anchorId="278CED48" wp14:editId="5B51D91B">
            <wp:extent cx="5740514" cy="1916628"/>
            <wp:effectExtent l="0" t="0" r="0" b="7620"/>
            <wp:docPr id="660816950"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816950" name="Picture 102"/>
                    <pic:cNvPicPr>
                      <a:picLocks noChangeAspect="1" noChangeArrowheads="1"/>
                    </pic:cNvPicPr>
                  </pic:nvPicPr>
                  <pic:blipFill>
                    <a:blip r:embed="rId30">
                      <a:extLst>
                        <a:ext uri="{96DAC541-7B7A-43D3-8B79-37D633B846F1}">
                          <asvg:svgBlip xmlns:asvg="http://schemas.microsoft.com/office/drawing/2016/SVG/main" r:embed="rId31"/>
                        </a:ext>
                      </a:extLst>
                    </a:blip>
                    <a:stretch>
                      <a:fillRect/>
                    </a:stretch>
                  </pic:blipFill>
                  <pic:spPr bwMode="auto">
                    <a:xfrm>
                      <a:off x="0" y="0"/>
                      <a:ext cx="5740514" cy="1916628"/>
                    </a:xfrm>
                    <a:prstGeom prst="rect">
                      <a:avLst/>
                    </a:prstGeom>
                  </pic:spPr>
                </pic:pic>
              </a:graphicData>
            </a:graphic>
          </wp:inline>
        </w:drawing>
      </w:r>
    </w:p>
    <w:p w14:paraId="65124CEE" w14:textId="66F8BA2F" w:rsidR="00FA2547" w:rsidRDefault="00FA2547" w:rsidP="00FA2547">
      <w:pPr>
        <w:pStyle w:val="NormalIndent"/>
      </w:pPr>
    </w:p>
    <w:p w14:paraId="0A1E3176" w14:textId="77777777" w:rsidR="00FA2547" w:rsidRPr="00CE6DD9" w:rsidRDefault="00FA2547" w:rsidP="00FA2547">
      <w:pPr>
        <w:pStyle w:val="NormalIndent"/>
      </w:pPr>
    </w:p>
    <w:p w14:paraId="1E760DBB" w14:textId="0ABFE4B1" w:rsidR="00FA2547" w:rsidRPr="00FA2547" w:rsidRDefault="00D158D1" w:rsidP="00FA2547">
      <w:r>
        <w:t>Criteria for an event for being considered a</w:t>
      </w:r>
      <w:r w:rsidR="0013404B">
        <w:t>s candidate</w:t>
      </w:r>
      <w:r w:rsidR="0011133D">
        <w:t xml:space="preserve">. Like a threshold </w:t>
      </w:r>
      <w:r w:rsidR="0039321F">
        <w:t>or a shock score</w:t>
      </w:r>
    </w:p>
    <w:p w14:paraId="520FED9F" w14:textId="77777777" w:rsidR="0039321F" w:rsidRDefault="0039321F" w:rsidP="0013404B">
      <w:pPr>
        <w:pStyle w:val="NormalIndent"/>
      </w:pPr>
    </w:p>
    <w:p w14:paraId="6532F7C2" w14:textId="77777777" w:rsidR="0039321F" w:rsidRDefault="0039321F" w:rsidP="0013404B">
      <w:pPr>
        <w:pStyle w:val="NormalIndent"/>
      </w:pPr>
    </w:p>
    <w:p w14:paraId="16558D0D" w14:textId="40FA8893" w:rsidR="00FF6FC6" w:rsidRPr="00FF6FC6" w:rsidRDefault="0039321F" w:rsidP="00523E8D">
      <w:r>
        <w:t>A Change point analysis will be run for the variables that were identified in the phase 1 to identify when there are abrupt changes. And those events around that change point time will be joined as candidate events</w:t>
      </w:r>
    </w:p>
    <w:p w14:paraId="045BB897" w14:textId="2A21A762" w:rsidR="00C2109D" w:rsidRDefault="006B683F" w:rsidP="00CE7C90">
      <w:pPr>
        <w:pStyle w:val="Heading1"/>
      </w:pPr>
      <w:bookmarkStart w:id="33" w:name="_Toc162981886"/>
      <w:r>
        <w:t xml:space="preserve">Phase 2: </w:t>
      </w:r>
      <w:r w:rsidR="00B6153C">
        <w:t>Statistical analysis of societal indicator data</w:t>
      </w:r>
      <w:bookmarkEnd w:id="33"/>
    </w:p>
    <w:p w14:paraId="23EFA21D" w14:textId="6DB8ACDA" w:rsidR="00246821" w:rsidRPr="00246821" w:rsidRDefault="00246821" w:rsidP="00246821">
      <w:r>
        <w:rPr>
          <w:snapToGrid/>
          <w:lang w:eastAsia="ko-KR"/>
        </w:rPr>
        <w:t xml:space="preserve">The comparison between cases using indicators data from the World Bank and Statista (longitudinal) and survey data (Phase 4, </w:t>
      </w:r>
      <w:r w:rsidR="00983BDC">
        <w:rPr>
          <w:snapToGrid/>
          <w:lang w:eastAsia="ko-KR"/>
        </w:rPr>
        <w:t>cross-sectional</w:t>
      </w:r>
      <w:r>
        <w:rPr>
          <w:snapToGrid/>
          <w:lang w:eastAsia="ko-KR"/>
        </w:rPr>
        <w:t>) will allow for an understanding of the conditions before, during, and after the crisis/collapse in each context. The responses to the same event (e.g., Covid-19) in different countries can vary in intensity based on those conditions. The perceived “collapse” can occur at</w:t>
      </w:r>
      <w:r w:rsidR="00EB1B7B">
        <w:rPr>
          <w:snapToGrid/>
          <w:lang w:eastAsia="ko-KR"/>
        </w:rPr>
        <w:t xml:space="preserve"> </w:t>
      </w:r>
      <w:r>
        <w:rPr>
          <w:snapToGrid/>
          <w:lang w:eastAsia="ko-KR"/>
        </w:rPr>
        <w:t>different times after the event, depending on contextual factors. Statistical analysis of changepoint</w:t>
      </w:r>
      <w:r w:rsidR="00F250BB">
        <w:rPr>
          <w:snapToGrid/>
          <w:lang w:eastAsia="ko-KR"/>
        </w:rPr>
        <w:t xml:space="preserve"> </w:t>
      </w:r>
      <w:r>
        <w:rPr>
          <w:snapToGrid/>
          <w:lang w:eastAsia="ko-KR"/>
        </w:rPr>
        <w:t>analysis using available public and subscription data will allow for an understanding of how these</w:t>
      </w:r>
      <w:r w:rsidR="00F250BB">
        <w:rPr>
          <w:snapToGrid/>
          <w:lang w:eastAsia="ko-KR"/>
        </w:rPr>
        <w:t xml:space="preserve"> </w:t>
      </w:r>
      <w:r>
        <w:rPr>
          <w:snapToGrid/>
          <w:lang w:eastAsia="ko-KR"/>
        </w:rPr>
        <w:t>conditions interact for incorporation into Phase 3.</w:t>
      </w:r>
    </w:p>
    <w:p w14:paraId="033CE5A7" w14:textId="4F442D47" w:rsidR="00CE7C90" w:rsidRPr="00CE7C90" w:rsidRDefault="006B683F" w:rsidP="00CE7C90">
      <w:pPr>
        <w:pStyle w:val="Heading1"/>
      </w:pPr>
      <w:bookmarkStart w:id="34" w:name="_Toc162981887"/>
      <w:r>
        <w:t xml:space="preserve">Phase 3: </w:t>
      </w:r>
      <w:bookmarkEnd w:id="34"/>
      <w:r w:rsidR="00955289">
        <w:t>Specifying the system to operationalize collapse/crisis</w:t>
      </w:r>
    </w:p>
    <w:p w14:paraId="6612202C" w14:textId="7F50FDD5" w:rsidR="006A7944" w:rsidRDefault="0084515D" w:rsidP="00781709">
      <w:pPr>
        <w:pStyle w:val="NormalIndent"/>
        <w:ind w:firstLine="0"/>
      </w:pPr>
      <w:r>
        <w:t>B</w:t>
      </w:r>
      <w:r w:rsidR="00895166">
        <w:t>ased on the notion of system “identity”</w:t>
      </w:r>
      <w:r w:rsidR="00543B18">
        <w:t xml:space="preserve"> </w:t>
      </w:r>
      <w:r w:rsidR="00780FD7">
        <w:fldChar w:fldCharType="begin"/>
      </w:r>
      <w:r w:rsidR="002502E0">
        <w:instrText xml:space="preserve"> ADDIN EN.CITE &lt;EndNote&gt;&lt;Cite&gt;&lt;Author&gt;Cumming&lt;/Author&gt;&lt;Year&gt;2017&lt;/Year&gt;&lt;RecNum&gt;89&lt;/RecNum&gt;&lt;DisplayText&gt;(Cumming &amp;amp; Peterson, 2017)&lt;/DisplayText&gt;&lt;record&gt;&lt;rec-number&gt;89&lt;/rec-number&gt;&lt;foreign-keys&gt;&lt;key app="EN" db-id="a2xa9fp9trtwaredwwv5asrzdvf55fseadfx" timestamp="1713278629" guid="818d288a-340c-4a29-b8a2-e3f0b810f2b7"&gt;89&lt;/key&gt;&lt;/foreign-keys&gt;&lt;ref-type name="Journal Article"&gt;17&lt;/ref-type&gt;&lt;contributors&gt;&lt;authors&gt;&lt;author&gt;Cumming, Graeme S&lt;/author&gt;&lt;author&gt;Peterson, Garry D&lt;/author&gt;&lt;/authors&gt;&lt;/contributors&gt;&lt;titles&gt;&lt;title&gt;Unifying research on social–ecological resilience and collapse&lt;/title&gt;&lt;secondary-title&gt;Trends in ecology &amp;amp; evolution&lt;/secondary-title&gt;&lt;/titles&gt;&lt;periodical&gt;&lt;full-title&gt;Trends in ecology &amp;amp; evolution&lt;/full-title&gt;&lt;/periodical&gt;&lt;pages&gt;695-713&lt;/pages&gt;&lt;volume&gt;32&lt;/volume&gt;&lt;number&gt;9&lt;/number&gt;&lt;dates&gt;&lt;year&gt;2017&lt;/year&gt;&lt;/dates&gt;&lt;isbn&gt;0169-5347&lt;/isbn&gt;&lt;urls&gt;&lt;/urls&gt;&lt;/record&gt;&lt;/Cite&gt;&lt;/EndNote&gt;</w:instrText>
      </w:r>
      <w:r w:rsidR="00780FD7">
        <w:fldChar w:fldCharType="separate"/>
      </w:r>
      <w:r w:rsidR="00325A39">
        <w:rPr>
          <w:noProof/>
        </w:rPr>
        <w:t>(Cumming &amp; Peterson, 2017)</w:t>
      </w:r>
      <w:r w:rsidR="00780FD7">
        <w:fldChar w:fldCharType="end"/>
      </w:r>
      <w:r w:rsidR="00865B06">
        <w:t>,</w:t>
      </w:r>
      <w:r w:rsidR="00895166">
        <w:t xml:space="preserve"> </w:t>
      </w:r>
      <w:r w:rsidR="003463CD">
        <w:t>which Cumming and Peterson argue is central to operationalizing the collapse of a system, we will use publicly available or subscription data to characterize the countries in which societal collapse/crisis occurred. Each of Cumming and Peterson’s “four criteria for defining collapse” will be mapped to available data. This includes</w:t>
      </w:r>
      <w:r w:rsidR="006A7944">
        <w:t>:</w:t>
      </w:r>
      <w:r w:rsidR="003463CD">
        <w:t xml:space="preserve"> </w:t>
      </w:r>
    </w:p>
    <w:p w14:paraId="6148167C" w14:textId="22E73CE4" w:rsidR="006A7944" w:rsidRDefault="006A7944" w:rsidP="006A7944">
      <w:pPr>
        <w:pStyle w:val="ListBulleted"/>
      </w:pPr>
      <w:r w:rsidRPr="006A7944">
        <w:rPr>
          <w:b/>
          <w:bCs/>
        </w:rPr>
        <w:t>Criterion 1:</w:t>
      </w:r>
      <w:r>
        <w:t xml:space="preserve"> </w:t>
      </w:r>
      <w:r w:rsidR="003463CD">
        <w:t>loss of actors/institutions/services (unique events from Phase 1)</w:t>
      </w:r>
      <w:r w:rsidR="00D75C33">
        <w:t>.</w:t>
      </w:r>
    </w:p>
    <w:p w14:paraId="01455330" w14:textId="048497C8" w:rsidR="006A7944" w:rsidRDefault="006A7944" w:rsidP="006A7944">
      <w:pPr>
        <w:pStyle w:val="ListBulleted"/>
      </w:pPr>
      <w:r w:rsidRPr="006A7944">
        <w:rPr>
          <w:b/>
          <w:bCs/>
        </w:rPr>
        <w:t>Criterion 2:</w:t>
      </w:r>
      <w:r>
        <w:t xml:space="preserve"> </w:t>
      </w:r>
      <w:r w:rsidR="005B1653">
        <w:t>collapse speed</w:t>
      </w:r>
      <w:r w:rsidR="003463CD">
        <w:t xml:space="preserve"> (length of media coverage in Phase 1)</w:t>
      </w:r>
      <w:r w:rsidR="00D75C33">
        <w:t>.</w:t>
      </w:r>
    </w:p>
    <w:p w14:paraId="77329062" w14:textId="54FE2C36" w:rsidR="006A7944" w:rsidRDefault="006A7944" w:rsidP="006A7944">
      <w:pPr>
        <w:pStyle w:val="ListBulleted"/>
      </w:pPr>
      <w:r>
        <w:rPr>
          <w:b/>
          <w:bCs/>
        </w:rPr>
        <w:t>Criterion 3:</w:t>
      </w:r>
      <w:r w:rsidR="00E029B4">
        <w:rPr>
          <w:b/>
          <w:bCs/>
        </w:rPr>
        <w:t xml:space="preserve"> </w:t>
      </w:r>
      <w:r w:rsidR="003463CD">
        <w:t>substantial loss of social-ecological capital (statistical analysis from Phase 2)</w:t>
      </w:r>
      <w:r w:rsidR="00D75C33">
        <w:t>.</w:t>
      </w:r>
    </w:p>
    <w:p w14:paraId="6B9DBF67" w14:textId="3484A7C3" w:rsidR="00184F5C" w:rsidRDefault="00184F5C" w:rsidP="00184F5C">
      <w:pPr>
        <w:pStyle w:val="ListBulleted"/>
      </w:pPr>
      <w:r>
        <w:rPr>
          <w:b/>
          <w:bCs/>
        </w:rPr>
        <w:t xml:space="preserve">Criterion 4: </w:t>
      </w:r>
      <w:r w:rsidR="006A7944">
        <w:t>l</w:t>
      </w:r>
      <w:r w:rsidR="003463CD">
        <w:t xml:space="preserve">asting consequences (ongoing coverage and qualitative data in Phase 4). </w:t>
      </w:r>
    </w:p>
    <w:p w14:paraId="4DC4E02D" w14:textId="3D5B1E14" w:rsidR="00876BDA" w:rsidRDefault="003463CD" w:rsidP="00184F5C">
      <w:pPr>
        <w:pStyle w:val="NormalIndent"/>
      </w:pPr>
      <w:r>
        <w:t xml:space="preserve">These four criteria will allow us to label the cases in the dataset as “collapse” or not. </w:t>
      </w:r>
      <w:r w:rsidR="00DB16F0">
        <w:t>Human coders and subject matter experts will verify these</w:t>
      </w:r>
      <w:r>
        <w:t>.</w:t>
      </w:r>
      <w:r w:rsidRPr="00902CFF">
        <w:t xml:space="preserve"> </w:t>
      </w:r>
    </w:p>
    <w:p w14:paraId="61E823B0" w14:textId="59958AEE" w:rsidR="002322C4" w:rsidRPr="002322C4" w:rsidRDefault="003F53FF" w:rsidP="003E5D81">
      <w:pPr>
        <w:pStyle w:val="Heading3"/>
      </w:pPr>
      <w:bookmarkStart w:id="35" w:name="_Toc162981888"/>
      <w:r>
        <w:lastRenderedPageBreak/>
        <w:t>How to measure c</w:t>
      </w:r>
      <w:r w:rsidR="008844F9">
        <w:t>riter</w:t>
      </w:r>
      <w:r w:rsidR="00A564BF">
        <w:t>i</w:t>
      </w:r>
      <w:r>
        <w:t>on</w:t>
      </w:r>
      <w:r w:rsidR="00A564BF">
        <w:t xml:space="preserve"> 1</w:t>
      </w:r>
      <w:r>
        <w:t xml:space="preserve"> (</w:t>
      </w:r>
      <w:commentRangeStart w:id="36"/>
      <w:commentRangeStart w:id="37"/>
      <w:r w:rsidR="00A713F5">
        <w:t>identity of the system</w:t>
      </w:r>
      <w:commentRangeEnd w:id="36"/>
      <w:r w:rsidR="00E67215">
        <w:rPr>
          <w:rStyle w:val="CommentReference"/>
          <w:b w:val="0"/>
        </w:rPr>
        <w:commentReference w:id="36"/>
      </w:r>
      <w:commentRangeEnd w:id="37"/>
      <w:r w:rsidR="00E67215">
        <w:rPr>
          <w:rStyle w:val="CommentReference"/>
          <w:b w:val="0"/>
        </w:rPr>
        <w:commentReference w:id="37"/>
      </w:r>
      <w:r>
        <w:t>)</w:t>
      </w:r>
      <w:bookmarkEnd w:id="35"/>
    </w:p>
    <w:p w14:paraId="22643AB3" w14:textId="3A655149" w:rsidR="003F53FF" w:rsidRDefault="003F53FF" w:rsidP="003E5D81">
      <w:pPr>
        <w:pStyle w:val="Heading3"/>
      </w:pPr>
      <w:bookmarkStart w:id="38" w:name="_Toc162981891"/>
      <w:r>
        <w:t>How to measure criterion 2 (quick degradation)</w:t>
      </w:r>
      <w:bookmarkEnd w:id="38"/>
    </w:p>
    <w:p w14:paraId="20B28E6A" w14:textId="3C9BD215" w:rsidR="003F53FF" w:rsidRDefault="003F53FF" w:rsidP="003E5D81">
      <w:pPr>
        <w:pStyle w:val="Heading3"/>
      </w:pPr>
      <w:bookmarkStart w:id="39" w:name="_Toc162981892"/>
      <w:r>
        <w:t>How to measure criterion 3 (loss of social-ecological capital)</w:t>
      </w:r>
      <w:bookmarkEnd w:id="39"/>
    </w:p>
    <w:p w14:paraId="27C7E589" w14:textId="2A0CA913" w:rsidR="003F53FF" w:rsidRDefault="003F53FF" w:rsidP="003E5D81">
      <w:pPr>
        <w:pStyle w:val="Heading3"/>
      </w:pPr>
      <w:bookmarkStart w:id="40" w:name="_Toc162981893"/>
      <w:r>
        <w:t>How to measure criterion 4 (lasting consequences)</w:t>
      </w:r>
      <w:bookmarkEnd w:id="40"/>
    </w:p>
    <w:p w14:paraId="42BC745F" w14:textId="6296E215" w:rsidR="00872FC5" w:rsidRDefault="0013722B" w:rsidP="00130A28">
      <w:pPr>
        <w:pStyle w:val="Heading1"/>
      </w:pPr>
      <w:r>
        <w:t>Phase 4: Charact</w:t>
      </w:r>
      <w:r w:rsidR="005A29E0">
        <w:t>erize “Shocks” attributed to co</w:t>
      </w:r>
      <w:r w:rsidR="00D90A26">
        <w:t>llapse</w:t>
      </w:r>
      <w:r w:rsidR="001D42DF">
        <w:t>/crisis</w:t>
      </w:r>
    </w:p>
    <w:p w14:paraId="6D589DC1" w14:textId="6CDA51EC" w:rsidR="00FF0F1C" w:rsidRDefault="00FF0F1C" w:rsidP="00685A38">
      <w:pPr>
        <w:pStyle w:val="NormalIndent"/>
        <w:ind w:firstLine="0"/>
      </w:pPr>
      <w:r>
        <w:t>Conduct surveys and</w:t>
      </w:r>
      <w:r w:rsidR="00422B2B">
        <w:t xml:space="preserve"> </w:t>
      </w:r>
      <w:r>
        <w:t>interviews in South America and Eastern Europe, led by our area-studies experts, to 1) validate</w:t>
      </w:r>
      <w:r w:rsidR="00422B2B">
        <w:t xml:space="preserve"> </w:t>
      </w:r>
      <w:r>
        <w:t>the NLP/ML identification of shocks and collapse/crisis; 2) identify and explain the types of</w:t>
      </w:r>
      <w:r w:rsidR="00676F2F">
        <w:t xml:space="preserve"> </w:t>
      </w:r>
      <w:r>
        <w:t>shocks related to local events selected from the dataset; 3) characterize the interconnectedness of</w:t>
      </w:r>
      <w:r w:rsidR="00676F2F">
        <w:t xml:space="preserve"> </w:t>
      </w:r>
      <w:r>
        <w:t>identified shocks; and 4) identify/explain the societal long-term outcomes of those shocks. This</w:t>
      </w:r>
      <w:r w:rsidR="00685A38">
        <w:t xml:space="preserve"> </w:t>
      </w:r>
      <w:r>
        <w:t>phase relies on a mixed-method (content and statistical analysis) approach to developing 1) a</w:t>
      </w:r>
      <w:r w:rsidR="00685A38">
        <w:t xml:space="preserve"> </w:t>
      </w:r>
      <w:r>
        <w:t>typology of shocks, 2) a network structure model of shock interconnectedness/</w:t>
      </w:r>
      <w:proofErr w:type="spellStart"/>
      <w:r>
        <w:t>heterarchies</w:t>
      </w:r>
      <w:proofErr w:type="spellEnd"/>
      <w:r>
        <w:t xml:space="preserve"> [11],</w:t>
      </w:r>
      <w:r w:rsidR="00685A38">
        <w:t xml:space="preserve"> </w:t>
      </w:r>
      <w:r>
        <w:t>and 3) network measurements to characterize network structures of interconnected shocks.</w:t>
      </w:r>
    </w:p>
    <w:p w14:paraId="3DA1CC8B" w14:textId="1C70A01E" w:rsidR="00685A38" w:rsidRDefault="00FF0F1C" w:rsidP="00130A28">
      <w:pPr>
        <w:pStyle w:val="Heading1"/>
      </w:pPr>
      <w:r>
        <w:t xml:space="preserve">Phase </w:t>
      </w:r>
      <w:r w:rsidR="007E0E22">
        <w:t xml:space="preserve">4: </w:t>
      </w:r>
      <w:r>
        <w:t xml:space="preserve">Develop a Theory of Societal Structure that Precipitates Collapse/Crisis. </w:t>
      </w:r>
    </w:p>
    <w:p w14:paraId="5461582E" w14:textId="75D3B2D1" w:rsidR="00FF0F1C" w:rsidRPr="00FF0F1C" w:rsidRDefault="00FF0F1C" w:rsidP="00FF0F1C">
      <w:r>
        <w:t>Using the</w:t>
      </w:r>
      <w:r w:rsidR="007E0E22">
        <w:t xml:space="preserve"> </w:t>
      </w:r>
      <w:r>
        <w:t>datasets generated in Phases 1-3, we will create a theory of societal collapse. The adverse inference</w:t>
      </w:r>
      <w:r w:rsidR="007E0E22">
        <w:t xml:space="preserve"> </w:t>
      </w:r>
      <w:r>
        <w:t>[10] of societal collapse provides insights into societal resilience. In this case, we will connect the</w:t>
      </w:r>
      <w:r w:rsidR="007E0E22">
        <w:t xml:space="preserve"> </w:t>
      </w:r>
      <w:r>
        <w:t>network typology of interconnected shocks (Phases 1 &amp; 3) to the dataset of cases classified as</w:t>
      </w:r>
      <w:r w:rsidR="007E0E22">
        <w:t xml:space="preserve"> </w:t>
      </w:r>
      <w:r>
        <w:t>“collapse/crisis” or not (Phases 1 &amp; 2) to speak to commonalities and differences across those</w:t>
      </w:r>
      <w:r w:rsidR="007E0E22">
        <w:t xml:space="preserve"> </w:t>
      </w:r>
      <w:r>
        <w:t>systems that collapsed and those that did not.</w:t>
      </w:r>
    </w:p>
    <w:p w14:paraId="3E777540" w14:textId="5DCB1092" w:rsidR="00872FC5" w:rsidRDefault="00A57115" w:rsidP="00781264">
      <w:pPr>
        <w:pStyle w:val="Heading1"/>
      </w:pPr>
      <w:bookmarkStart w:id="41" w:name="_Toc162981870"/>
      <w:r>
        <w:t xml:space="preserve">complementary </w:t>
      </w:r>
      <w:commentRangeStart w:id="42"/>
      <w:commentRangeStart w:id="43"/>
      <w:commentRangeStart w:id="44"/>
      <w:commentRangeStart w:id="45"/>
      <w:r w:rsidR="00872FC5">
        <w:t>Data sources</w:t>
      </w:r>
      <w:commentRangeEnd w:id="42"/>
      <w:r w:rsidR="00872FC5">
        <w:rPr>
          <w:rStyle w:val="CommentReference"/>
          <w:b w:val="0"/>
        </w:rPr>
        <w:commentReference w:id="42"/>
      </w:r>
      <w:commentRangeEnd w:id="43"/>
      <w:r w:rsidR="00872FC5">
        <w:rPr>
          <w:rStyle w:val="CommentReference"/>
          <w:b w:val="0"/>
        </w:rPr>
        <w:commentReference w:id="43"/>
      </w:r>
      <w:bookmarkEnd w:id="41"/>
      <w:commentRangeEnd w:id="44"/>
      <w:r w:rsidR="00872FC5">
        <w:rPr>
          <w:rStyle w:val="CommentReference"/>
          <w:b w:val="0"/>
        </w:rPr>
        <w:commentReference w:id="44"/>
      </w:r>
      <w:commentRangeEnd w:id="45"/>
      <w:r w:rsidR="00872FC5">
        <w:rPr>
          <w:rStyle w:val="CommentReference"/>
          <w:b w:val="0"/>
        </w:rPr>
        <w:commentReference w:id="45"/>
      </w:r>
    </w:p>
    <w:p w14:paraId="29318F9A" w14:textId="0A6693A1" w:rsidR="00FF58FB" w:rsidRDefault="00372E41" w:rsidP="00FF58FB">
      <w:pPr>
        <w:pStyle w:val="TableLabel"/>
        <w:jc w:val="both"/>
      </w:pPr>
      <w:r w:rsidRPr="00372E41">
        <w:t xml:space="preserve">Throughout each phase, we </w:t>
      </w:r>
      <w:r w:rsidR="009D07D7">
        <w:t xml:space="preserve">will </w:t>
      </w:r>
      <w:r w:rsidRPr="00372E41">
        <w:t>leverage multiple</w:t>
      </w:r>
      <w:r w:rsidR="009D07D7">
        <w:t xml:space="preserve"> data sources </w:t>
      </w:r>
      <w:r w:rsidR="004E4B23">
        <w:t>to extract the</w:t>
      </w:r>
      <w:r w:rsidR="00345B27">
        <w:t xml:space="preserve"> </w:t>
      </w:r>
      <w:r w:rsidRPr="00372E41">
        <w:t xml:space="preserve">required </w:t>
      </w:r>
      <w:r w:rsidR="00345B27">
        <w:t>information.</w:t>
      </w:r>
      <w:r w:rsidR="0099601A">
        <w:t xml:space="preserve"> </w:t>
      </w:r>
      <w:r w:rsidR="00A34585">
        <w:fldChar w:fldCharType="begin"/>
      </w:r>
      <w:r w:rsidR="00A34585">
        <w:instrText xml:space="preserve"> REF _Ref163893496 \h  \* MERGEFORMAT </w:instrText>
      </w:r>
      <w:r w:rsidR="00A34585">
        <w:fldChar w:fldCharType="separate"/>
      </w:r>
      <w:r w:rsidR="00A34585" w:rsidRPr="00A34585">
        <w:t>T</w:t>
      </w:r>
      <w:bookmarkStart w:id="51" w:name="_Hlt163893600"/>
      <w:bookmarkStart w:id="52" w:name="_Hlt163893601"/>
      <w:r w:rsidR="00A34585" w:rsidRPr="00A34585">
        <w:t>a</w:t>
      </w:r>
      <w:bookmarkEnd w:id="51"/>
      <w:bookmarkEnd w:id="52"/>
      <w:r w:rsidR="00A34585" w:rsidRPr="00A34585">
        <w:t>ble 2</w:t>
      </w:r>
      <w:r w:rsidR="00A34585">
        <w:fldChar w:fldCharType="end"/>
      </w:r>
      <w:r w:rsidR="00FF58FB" w:rsidRPr="00FF58FB">
        <w:t xml:space="preserve"> </w:t>
      </w:r>
      <w:r w:rsidR="001F0A98">
        <w:t xml:space="preserve">describes </w:t>
      </w:r>
      <w:proofErr w:type="spellStart"/>
      <w:r w:rsidR="001F0A98">
        <w:t>potencial</w:t>
      </w:r>
      <w:proofErr w:type="spellEnd"/>
      <w:r w:rsidRPr="00372E41">
        <w:t xml:space="preserve"> data sources to support the proposal. Subsequently, we will detail their significance for our project and discuss </w:t>
      </w:r>
      <w:r w:rsidR="001F0A98">
        <w:t>how to use them</w:t>
      </w:r>
      <w:r>
        <w:t>.</w:t>
      </w:r>
    </w:p>
    <w:p w14:paraId="7604EFD3" w14:textId="23C29C5B" w:rsidR="00A34585" w:rsidRPr="00A34585" w:rsidRDefault="009D07D7" w:rsidP="00A34585">
      <w:pPr>
        <w:pStyle w:val="TableLabel"/>
        <w:rPr>
          <w:sz w:val="18"/>
          <w:szCs w:val="18"/>
        </w:rPr>
      </w:pPr>
      <w:bookmarkStart w:id="53" w:name="_Ref163893496"/>
      <w:r w:rsidRPr="00BA7E65">
        <w:rPr>
          <w:sz w:val="18"/>
          <w:szCs w:val="18"/>
        </w:rPr>
        <w:t xml:space="preserve">Table </w:t>
      </w:r>
      <w:r w:rsidR="00363AA3">
        <w:rPr>
          <w:sz w:val="18"/>
          <w:szCs w:val="18"/>
        </w:rPr>
        <w:t>2</w:t>
      </w:r>
      <w:r w:rsidRPr="00BA7E65">
        <w:rPr>
          <w:sz w:val="18"/>
          <w:szCs w:val="18"/>
        </w:rPr>
        <w:t xml:space="preserve"> </w:t>
      </w:r>
      <w:r w:rsidRPr="00BA7E65">
        <w:rPr>
          <w:sz w:val="18"/>
          <w:szCs w:val="18"/>
        </w:rPr>
        <w:fldChar w:fldCharType="begin"/>
      </w:r>
      <w:r w:rsidRPr="00BA7E65">
        <w:rPr>
          <w:sz w:val="18"/>
          <w:szCs w:val="18"/>
        </w:rPr>
        <w:instrText xml:space="preserve"> SEQ Table \* ARABIC </w:instrText>
      </w:r>
      <w:r w:rsidR="00B93536">
        <w:rPr>
          <w:sz w:val="18"/>
          <w:szCs w:val="18"/>
        </w:rPr>
        <w:fldChar w:fldCharType="separate"/>
      </w:r>
      <w:r w:rsidRPr="00BA7E65">
        <w:rPr>
          <w:sz w:val="18"/>
          <w:szCs w:val="18"/>
        </w:rPr>
        <w:fldChar w:fldCharType="end"/>
      </w:r>
      <w:bookmarkEnd w:id="53"/>
      <w:r w:rsidR="00A34585">
        <w:rPr>
          <w:sz w:val="18"/>
          <w:szCs w:val="18"/>
        </w:rPr>
        <w:t xml:space="preserve">. </w:t>
      </w:r>
      <w:r w:rsidR="00A34585" w:rsidRPr="00BA7E65">
        <w:rPr>
          <w:sz w:val="18"/>
          <w:szCs w:val="18"/>
        </w:rPr>
        <w:t xml:space="preserve">Data sources </w:t>
      </w:r>
      <w:r w:rsidR="00363AA3">
        <w:rPr>
          <w:sz w:val="18"/>
          <w:szCs w:val="18"/>
        </w:rPr>
        <w:t>description</w:t>
      </w:r>
    </w:p>
    <w:tbl>
      <w:tblPr>
        <w:tblStyle w:val="TableGrid"/>
        <w:tblW w:w="0" w:type="auto"/>
        <w:tblLook w:val="04A0" w:firstRow="1" w:lastRow="0" w:firstColumn="1" w:lastColumn="0" w:noHBand="0" w:noVBand="1"/>
      </w:tblPr>
      <w:tblGrid>
        <w:gridCol w:w="1345"/>
        <w:gridCol w:w="2160"/>
        <w:gridCol w:w="1711"/>
        <w:gridCol w:w="3977"/>
      </w:tblGrid>
      <w:tr w:rsidR="0065117D" w14:paraId="2072432B" w14:textId="77777777" w:rsidTr="00A34585">
        <w:trPr>
          <w:trHeight w:val="242"/>
        </w:trPr>
        <w:tc>
          <w:tcPr>
            <w:tcW w:w="9193" w:type="dxa"/>
            <w:gridSpan w:val="4"/>
          </w:tcPr>
          <w:p w14:paraId="552C52D3" w14:textId="49413134" w:rsidR="0065117D" w:rsidRDefault="00A37978">
            <w:pPr>
              <w:jc w:val="center"/>
              <w:rPr>
                <w:b/>
                <w:bCs/>
              </w:rPr>
            </w:pPr>
            <w:r>
              <w:rPr>
                <w:b/>
                <w:bCs/>
              </w:rPr>
              <w:t>Phase 1</w:t>
            </w:r>
          </w:p>
        </w:tc>
      </w:tr>
      <w:tr w:rsidR="00023DAB" w14:paraId="4692DC70" w14:textId="77777777" w:rsidTr="004713A0">
        <w:trPr>
          <w:trHeight w:val="242"/>
        </w:trPr>
        <w:tc>
          <w:tcPr>
            <w:tcW w:w="1345" w:type="dxa"/>
            <w:tcBorders>
              <w:bottom w:val="single" w:sz="4" w:space="0" w:color="auto"/>
            </w:tcBorders>
          </w:tcPr>
          <w:p w14:paraId="0A31C801" w14:textId="77777777" w:rsidR="00023DAB" w:rsidRPr="002F37AD" w:rsidRDefault="00023DAB">
            <w:pPr>
              <w:jc w:val="center"/>
              <w:rPr>
                <w:b/>
                <w:bCs/>
              </w:rPr>
            </w:pPr>
            <w:r w:rsidRPr="002F37AD">
              <w:rPr>
                <w:b/>
                <w:bCs/>
              </w:rPr>
              <w:t>Type of source</w:t>
            </w:r>
          </w:p>
        </w:tc>
        <w:tc>
          <w:tcPr>
            <w:tcW w:w="2160" w:type="dxa"/>
          </w:tcPr>
          <w:p w14:paraId="32D2824A" w14:textId="77777777" w:rsidR="00023DAB" w:rsidRPr="002F37AD" w:rsidRDefault="00023DAB">
            <w:pPr>
              <w:jc w:val="center"/>
              <w:rPr>
                <w:b/>
                <w:bCs/>
              </w:rPr>
            </w:pPr>
            <w:r w:rsidRPr="002F37AD">
              <w:rPr>
                <w:b/>
                <w:bCs/>
              </w:rPr>
              <w:t>Source</w:t>
            </w:r>
          </w:p>
        </w:tc>
        <w:tc>
          <w:tcPr>
            <w:tcW w:w="1711" w:type="dxa"/>
          </w:tcPr>
          <w:p w14:paraId="50DD2600" w14:textId="460A5AFD" w:rsidR="00023DAB" w:rsidRPr="002F37AD" w:rsidRDefault="002A79AA">
            <w:pPr>
              <w:jc w:val="center"/>
              <w:rPr>
                <w:b/>
                <w:bCs/>
              </w:rPr>
            </w:pPr>
            <w:r>
              <w:rPr>
                <w:b/>
                <w:bCs/>
              </w:rPr>
              <w:t>Pricing</w:t>
            </w:r>
          </w:p>
        </w:tc>
        <w:tc>
          <w:tcPr>
            <w:tcW w:w="3977" w:type="dxa"/>
          </w:tcPr>
          <w:p w14:paraId="4F07B507" w14:textId="418A8FA5" w:rsidR="00023DAB" w:rsidRPr="002F37AD" w:rsidRDefault="00023DAB">
            <w:pPr>
              <w:jc w:val="center"/>
              <w:rPr>
                <w:b/>
                <w:bCs/>
              </w:rPr>
            </w:pPr>
            <w:r>
              <w:rPr>
                <w:b/>
                <w:bCs/>
              </w:rPr>
              <w:t>Description</w:t>
            </w:r>
          </w:p>
        </w:tc>
      </w:tr>
      <w:tr w:rsidR="00023DAB" w14:paraId="027BF9F8" w14:textId="77777777" w:rsidTr="00A37978">
        <w:trPr>
          <w:trHeight w:val="1261"/>
        </w:trPr>
        <w:tc>
          <w:tcPr>
            <w:tcW w:w="1345" w:type="dxa"/>
            <w:vMerge w:val="restart"/>
            <w:vAlign w:val="center"/>
          </w:tcPr>
          <w:p w14:paraId="0B1F9E91" w14:textId="77777777" w:rsidR="00023DAB" w:rsidRDefault="00023DAB">
            <w:pPr>
              <w:jc w:val="center"/>
            </w:pPr>
            <w:r w:rsidRPr="002F3ED5">
              <w:t>Global News Databases</w:t>
            </w:r>
          </w:p>
        </w:tc>
        <w:tc>
          <w:tcPr>
            <w:tcW w:w="2160" w:type="dxa"/>
            <w:vAlign w:val="center"/>
          </w:tcPr>
          <w:p w14:paraId="5712C70A" w14:textId="77777777" w:rsidR="00023DAB" w:rsidRDefault="00023DAB">
            <w:pPr>
              <w:jc w:val="center"/>
            </w:pPr>
            <w:r>
              <w:t>Google News</w:t>
            </w:r>
          </w:p>
        </w:tc>
        <w:tc>
          <w:tcPr>
            <w:tcW w:w="1711" w:type="dxa"/>
            <w:vAlign w:val="center"/>
          </w:tcPr>
          <w:p w14:paraId="066AA47A" w14:textId="77777777" w:rsidR="00023DAB" w:rsidRDefault="00023DAB">
            <w:pPr>
              <w:jc w:val="center"/>
            </w:pPr>
            <w:r>
              <w:t>Free</w:t>
            </w:r>
          </w:p>
        </w:tc>
        <w:tc>
          <w:tcPr>
            <w:tcW w:w="3977" w:type="dxa"/>
            <w:vAlign w:val="center"/>
          </w:tcPr>
          <w:p w14:paraId="443487A1" w14:textId="15A286FC" w:rsidR="00023DAB" w:rsidRDefault="004C0FB1" w:rsidP="002A79AA">
            <w:pPr>
              <w:pStyle w:val="NormalIndent"/>
              <w:ind w:firstLine="0"/>
              <w:jc w:val="left"/>
            </w:pPr>
            <w:r w:rsidRPr="005C21A8">
              <w:t xml:space="preserve">News-gathering tool that selects and presents news stories from a wide range of sources </w:t>
            </w:r>
            <w:commentRangeStart w:id="54"/>
            <w:r w:rsidRPr="005C21A8">
              <w:t>(Schroeder</w:t>
            </w:r>
            <w:r>
              <w:t xml:space="preserve"> &amp; </w:t>
            </w:r>
            <w:proofErr w:type="spellStart"/>
            <w:r>
              <w:t>Kralemann</w:t>
            </w:r>
            <w:proofErr w:type="spellEnd"/>
            <w:r w:rsidRPr="005C21A8">
              <w:t>, 2005)</w:t>
            </w:r>
            <w:commentRangeEnd w:id="54"/>
            <w:r w:rsidR="0084668F">
              <w:rPr>
                <w:rStyle w:val="CommentReference"/>
              </w:rPr>
              <w:commentReference w:id="54"/>
            </w:r>
            <w:r w:rsidR="0093464F">
              <w:t xml:space="preserve">. </w:t>
            </w:r>
            <w:r w:rsidR="0093464F" w:rsidRPr="0056315C">
              <w:t>It presents a continuous flow of links to articles from thousands of publishers and magazines.</w:t>
            </w:r>
          </w:p>
        </w:tc>
      </w:tr>
      <w:tr w:rsidR="00023DAB" w14:paraId="734FAA01" w14:textId="77777777" w:rsidTr="00A37978">
        <w:trPr>
          <w:trHeight w:val="144"/>
        </w:trPr>
        <w:tc>
          <w:tcPr>
            <w:tcW w:w="1345" w:type="dxa"/>
            <w:vMerge/>
            <w:vAlign w:val="center"/>
          </w:tcPr>
          <w:p w14:paraId="6931447B" w14:textId="77777777" w:rsidR="00023DAB" w:rsidRPr="002F3ED5" w:rsidRDefault="00023DAB" w:rsidP="002A79AA">
            <w:pPr>
              <w:jc w:val="center"/>
            </w:pPr>
          </w:p>
        </w:tc>
        <w:tc>
          <w:tcPr>
            <w:tcW w:w="2160" w:type="dxa"/>
            <w:vAlign w:val="center"/>
          </w:tcPr>
          <w:p w14:paraId="221D1507" w14:textId="77777777" w:rsidR="00023DAB" w:rsidRDefault="00023DAB">
            <w:pPr>
              <w:jc w:val="center"/>
            </w:pPr>
            <w:r>
              <w:t>GDELT</w:t>
            </w:r>
          </w:p>
        </w:tc>
        <w:tc>
          <w:tcPr>
            <w:tcW w:w="1711" w:type="dxa"/>
            <w:vAlign w:val="center"/>
          </w:tcPr>
          <w:p w14:paraId="50BC7F10" w14:textId="77777777" w:rsidR="00023DAB" w:rsidRDefault="00023DAB">
            <w:pPr>
              <w:jc w:val="center"/>
            </w:pPr>
            <w:r>
              <w:t>Free</w:t>
            </w:r>
          </w:p>
        </w:tc>
        <w:tc>
          <w:tcPr>
            <w:tcW w:w="3977" w:type="dxa"/>
            <w:vAlign w:val="center"/>
          </w:tcPr>
          <w:p w14:paraId="6A637AA0" w14:textId="6E13A5E6" w:rsidR="00023DAB" w:rsidRDefault="00C23BB8" w:rsidP="002A79AA">
            <w:pPr>
              <w:jc w:val="left"/>
            </w:pPr>
            <w:r w:rsidRPr="00C23BB8">
              <w:t>Global Database of Events, Location, and Tone</w:t>
            </w:r>
            <w:r w:rsidR="0088518A">
              <w:t xml:space="preserve"> (GDELT)</w:t>
            </w:r>
            <w:r w:rsidRPr="00C23BB8">
              <w:t>, is a real-time, large-scale database that monitors global news sources</w:t>
            </w:r>
            <w:r w:rsidR="00E943EE">
              <w:t>.</w:t>
            </w:r>
            <w:r w:rsidRPr="00C23BB8">
              <w:t xml:space="preserve"> </w:t>
            </w:r>
            <w:r w:rsidR="00E943EE">
              <w:t>Its</w:t>
            </w:r>
            <w:r w:rsidRPr="00C23BB8">
              <w:t xml:space="preserve"> </w:t>
            </w:r>
            <w:r w:rsidR="008C77C8" w:rsidRPr="008C77C8">
              <w:t>coverage and real-time nature make it</w:t>
            </w:r>
            <w:r w:rsidRPr="00C23BB8">
              <w:t xml:space="preserve"> a </w:t>
            </w:r>
            <w:r w:rsidR="008C77C8" w:rsidRPr="008C77C8">
              <w:t>valuable resource</w:t>
            </w:r>
            <w:r w:rsidRPr="00C23BB8">
              <w:t xml:space="preserve"> for </w:t>
            </w:r>
            <w:r w:rsidR="008C77C8" w:rsidRPr="008C77C8">
              <w:t>understanding global human society and its interactions</w:t>
            </w:r>
            <w:r w:rsidRPr="00C23BB8">
              <w:t xml:space="preserve"> </w:t>
            </w:r>
            <w:commentRangeStart w:id="55"/>
            <w:r w:rsidRPr="00C23BB8">
              <w:t>(Chen</w:t>
            </w:r>
            <w:r w:rsidR="0088518A">
              <w:t xml:space="preserve"> et al.,</w:t>
            </w:r>
            <w:r w:rsidRPr="00C23BB8">
              <w:t xml:space="preserve"> 2016).</w:t>
            </w:r>
            <w:commentRangeEnd w:id="55"/>
            <w:r w:rsidR="00E807A8">
              <w:rPr>
                <w:rStyle w:val="CommentReference"/>
              </w:rPr>
              <w:commentReference w:id="55"/>
            </w:r>
          </w:p>
        </w:tc>
      </w:tr>
      <w:tr w:rsidR="00023DAB" w14:paraId="2AF6F6C2" w14:textId="77777777" w:rsidTr="00A37978">
        <w:trPr>
          <w:trHeight w:val="144"/>
        </w:trPr>
        <w:tc>
          <w:tcPr>
            <w:tcW w:w="1345" w:type="dxa"/>
            <w:vMerge/>
            <w:vAlign w:val="center"/>
          </w:tcPr>
          <w:p w14:paraId="5239E1BF" w14:textId="77777777" w:rsidR="00023DAB" w:rsidRDefault="00023DAB" w:rsidP="002A79AA">
            <w:pPr>
              <w:jc w:val="center"/>
            </w:pPr>
          </w:p>
        </w:tc>
        <w:tc>
          <w:tcPr>
            <w:tcW w:w="2160" w:type="dxa"/>
            <w:vAlign w:val="center"/>
          </w:tcPr>
          <w:p w14:paraId="1196401F" w14:textId="77777777" w:rsidR="00023DAB" w:rsidRDefault="00023DAB">
            <w:pPr>
              <w:jc w:val="center"/>
            </w:pPr>
            <w:r>
              <w:t>LexisNexis</w:t>
            </w:r>
          </w:p>
        </w:tc>
        <w:tc>
          <w:tcPr>
            <w:tcW w:w="1711" w:type="dxa"/>
            <w:vAlign w:val="center"/>
          </w:tcPr>
          <w:p w14:paraId="4C268FAC" w14:textId="77777777" w:rsidR="00023DAB" w:rsidRDefault="00023DAB">
            <w:pPr>
              <w:jc w:val="center"/>
            </w:pPr>
            <w:r>
              <w:t>Subscription</w:t>
            </w:r>
          </w:p>
        </w:tc>
        <w:tc>
          <w:tcPr>
            <w:tcW w:w="3977" w:type="dxa"/>
            <w:vAlign w:val="center"/>
          </w:tcPr>
          <w:p w14:paraId="7E628BFA" w14:textId="494FEA56" w:rsidR="00023DAB" w:rsidRDefault="00115A18" w:rsidP="002A79AA">
            <w:pPr>
              <w:jc w:val="left"/>
            </w:pPr>
            <w:r w:rsidRPr="00115A18">
              <w:t xml:space="preserve">LexisNexis is a comprehensive online information retrieval system that provides </w:t>
            </w:r>
            <w:r w:rsidRPr="00115A18">
              <w:lastRenderedPageBreak/>
              <w:t xml:space="preserve">access to a wide range of sources, including legal information, news, business magazines, and government documents </w:t>
            </w:r>
            <w:commentRangeStart w:id="56"/>
            <w:r w:rsidRPr="00115A18">
              <w:t>(Scales</w:t>
            </w:r>
            <w:r w:rsidR="00BC6EA3">
              <w:t xml:space="preserve"> &amp; Gilles</w:t>
            </w:r>
            <w:r w:rsidRPr="00115A18">
              <w:t>, 1995).</w:t>
            </w:r>
            <w:commentRangeEnd w:id="56"/>
            <w:r w:rsidR="00BC6EA3">
              <w:rPr>
                <w:rStyle w:val="CommentReference"/>
              </w:rPr>
              <w:commentReference w:id="56"/>
            </w:r>
            <w:r w:rsidR="008578AC">
              <w:t xml:space="preserve"> </w:t>
            </w:r>
          </w:p>
        </w:tc>
      </w:tr>
      <w:tr w:rsidR="004713A0" w14:paraId="121F3E5F" w14:textId="77777777" w:rsidTr="004713A0">
        <w:trPr>
          <w:trHeight w:val="144"/>
        </w:trPr>
        <w:tc>
          <w:tcPr>
            <w:tcW w:w="1345" w:type="dxa"/>
            <w:vMerge/>
            <w:tcBorders>
              <w:bottom w:val="single" w:sz="4" w:space="0" w:color="auto"/>
            </w:tcBorders>
            <w:vAlign w:val="center"/>
          </w:tcPr>
          <w:p w14:paraId="74A473F1" w14:textId="77777777" w:rsidR="004713A0" w:rsidRDefault="004713A0" w:rsidP="002A79AA">
            <w:pPr>
              <w:jc w:val="center"/>
            </w:pPr>
          </w:p>
        </w:tc>
        <w:tc>
          <w:tcPr>
            <w:tcW w:w="2160" w:type="dxa"/>
            <w:vAlign w:val="center"/>
          </w:tcPr>
          <w:p w14:paraId="6400E234" w14:textId="47428527" w:rsidR="004713A0" w:rsidRDefault="00EB7820">
            <w:pPr>
              <w:jc w:val="center"/>
            </w:pPr>
            <w:r>
              <w:t>N</w:t>
            </w:r>
            <w:r w:rsidRPr="00EB7820">
              <w:t>ewsapi</w:t>
            </w:r>
            <w:r w:rsidR="00CA34A8">
              <w:t>.org</w:t>
            </w:r>
          </w:p>
        </w:tc>
        <w:tc>
          <w:tcPr>
            <w:tcW w:w="1711" w:type="dxa"/>
            <w:vAlign w:val="center"/>
          </w:tcPr>
          <w:p w14:paraId="10F2D643" w14:textId="77777777" w:rsidR="004713A0" w:rsidRDefault="004713A0">
            <w:pPr>
              <w:jc w:val="center"/>
            </w:pPr>
          </w:p>
        </w:tc>
        <w:tc>
          <w:tcPr>
            <w:tcW w:w="3977" w:type="dxa"/>
            <w:vAlign w:val="center"/>
          </w:tcPr>
          <w:p w14:paraId="4F1274FF" w14:textId="1D32B33C" w:rsidR="004713A0" w:rsidRPr="00115A18" w:rsidRDefault="00AB5765" w:rsidP="002A79AA">
            <w:pPr>
              <w:jc w:val="left"/>
            </w:pPr>
            <w:r>
              <w:t>Limitation: Do not extract the content</w:t>
            </w:r>
          </w:p>
        </w:tc>
      </w:tr>
      <w:tr w:rsidR="00EB7820" w14:paraId="61956A4A" w14:textId="77777777" w:rsidTr="004713A0">
        <w:trPr>
          <w:trHeight w:val="144"/>
        </w:trPr>
        <w:tc>
          <w:tcPr>
            <w:tcW w:w="1345" w:type="dxa"/>
            <w:tcBorders>
              <w:bottom w:val="single" w:sz="4" w:space="0" w:color="auto"/>
            </w:tcBorders>
            <w:vAlign w:val="center"/>
          </w:tcPr>
          <w:p w14:paraId="3B0D7ED1" w14:textId="77777777" w:rsidR="00EB7820" w:rsidRDefault="00EB7820" w:rsidP="002A79AA">
            <w:pPr>
              <w:jc w:val="center"/>
            </w:pPr>
          </w:p>
        </w:tc>
        <w:tc>
          <w:tcPr>
            <w:tcW w:w="2160" w:type="dxa"/>
            <w:vAlign w:val="center"/>
          </w:tcPr>
          <w:p w14:paraId="0FC6EE06" w14:textId="21BFFA8F" w:rsidR="00EB7820" w:rsidRDefault="00CA34A8">
            <w:pPr>
              <w:jc w:val="center"/>
            </w:pPr>
            <w:r>
              <w:t>Newsdata.io</w:t>
            </w:r>
          </w:p>
        </w:tc>
        <w:tc>
          <w:tcPr>
            <w:tcW w:w="1711" w:type="dxa"/>
            <w:vAlign w:val="center"/>
          </w:tcPr>
          <w:p w14:paraId="5DA60457" w14:textId="77777777" w:rsidR="00EB7820" w:rsidRDefault="00EB7820">
            <w:pPr>
              <w:jc w:val="center"/>
            </w:pPr>
          </w:p>
        </w:tc>
        <w:tc>
          <w:tcPr>
            <w:tcW w:w="3977" w:type="dxa"/>
            <w:vAlign w:val="center"/>
          </w:tcPr>
          <w:p w14:paraId="4501653B" w14:textId="4AAAF1AE" w:rsidR="00EB7820" w:rsidRPr="00115A18" w:rsidRDefault="002D2AB7" w:rsidP="002A79AA">
            <w:pPr>
              <w:jc w:val="left"/>
            </w:pPr>
            <w:r>
              <w:t xml:space="preserve">Limitation: Do not extract </w:t>
            </w:r>
            <w:r w:rsidR="002431B7">
              <w:t xml:space="preserve">news </w:t>
            </w:r>
            <w:r w:rsidR="005D527C">
              <w:t>less</w:t>
            </w:r>
            <w:r w:rsidR="002E70AE">
              <w:t xml:space="preserve"> than 2 years </w:t>
            </w:r>
            <w:r w:rsidR="005D527C">
              <w:t>old</w:t>
            </w:r>
            <w:r w:rsidR="002E70AE">
              <w:t>.</w:t>
            </w:r>
          </w:p>
        </w:tc>
      </w:tr>
      <w:tr w:rsidR="00EB7820" w14:paraId="06C957BA" w14:textId="77777777" w:rsidTr="004713A0">
        <w:trPr>
          <w:trHeight w:val="144"/>
        </w:trPr>
        <w:tc>
          <w:tcPr>
            <w:tcW w:w="1345" w:type="dxa"/>
            <w:tcBorders>
              <w:bottom w:val="single" w:sz="4" w:space="0" w:color="auto"/>
            </w:tcBorders>
            <w:vAlign w:val="center"/>
          </w:tcPr>
          <w:p w14:paraId="3D254ECD" w14:textId="77777777" w:rsidR="00EB7820" w:rsidRDefault="00EB7820" w:rsidP="002A79AA">
            <w:pPr>
              <w:jc w:val="center"/>
            </w:pPr>
          </w:p>
        </w:tc>
        <w:tc>
          <w:tcPr>
            <w:tcW w:w="2160" w:type="dxa"/>
            <w:vAlign w:val="center"/>
          </w:tcPr>
          <w:p w14:paraId="5B4CD19B" w14:textId="45D0E3F1" w:rsidR="00EB7820" w:rsidRDefault="00DB1130">
            <w:pPr>
              <w:jc w:val="center"/>
            </w:pPr>
            <w:r>
              <w:t>Bing News Search</w:t>
            </w:r>
          </w:p>
        </w:tc>
        <w:tc>
          <w:tcPr>
            <w:tcW w:w="1711" w:type="dxa"/>
            <w:vAlign w:val="center"/>
          </w:tcPr>
          <w:p w14:paraId="2D121DEC" w14:textId="77777777" w:rsidR="00EB7820" w:rsidRDefault="00EB7820">
            <w:pPr>
              <w:jc w:val="center"/>
            </w:pPr>
          </w:p>
        </w:tc>
        <w:tc>
          <w:tcPr>
            <w:tcW w:w="3977" w:type="dxa"/>
            <w:vAlign w:val="center"/>
          </w:tcPr>
          <w:p w14:paraId="2B12AED1" w14:textId="21D8BAE3" w:rsidR="00EB7820" w:rsidRPr="00115A18" w:rsidRDefault="003B602D" w:rsidP="002A79AA">
            <w:pPr>
              <w:jc w:val="left"/>
            </w:pPr>
            <w:r>
              <w:t>Limitation: Do not extract the content and it is too expensive.</w:t>
            </w:r>
          </w:p>
        </w:tc>
      </w:tr>
      <w:tr w:rsidR="00EB7820" w14:paraId="70F329D3" w14:textId="77777777" w:rsidTr="004713A0">
        <w:trPr>
          <w:trHeight w:val="144"/>
        </w:trPr>
        <w:tc>
          <w:tcPr>
            <w:tcW w:w="1345" w:type="dxa"/>
            <w:tcBorders>
              <w:bottom w:val="single" w:sz="4" w:space="0" w:color="auto"/>
            </w:tcBorders>
            <w:vAlign w:val="center"/>
          </w:tcPr>
          <w:p w14:paraId="498ECBE3" w14:textId="77777777" w:rsidR="00EB7820" w:rsidRDefault="00EB7820" w:rsidP="002A79AA">
            <w:pPr>
              <w:jc w:val="center"/>
            </w:pPr>
          </w:p>
        </w:tc>
        <w:tc>
          <w:tcPr>
            <w:tcW w:w="2160" w:type="dxa"/>
            <w:vAlign w:val="center"/>
          </w:tcPr>
          <w:p w14:paraId="06308FE5" w14:textId="77777777" w:rsidR="00EB7820" w:rsidRDefault="00EB7820">
            <w:pPr>
              <w:jc w:val="center"/>
            </w:pPr>
          </w:p>
        </w:tc>
        <w:tc>
          <w:tcPr>
            <w:tcW w:w="1711" w:type="dxa"/>
            <w:vAlign w:val="center"/>
          </w:tcPr>
          <w:p w14:paraId="100D0229" w14:textId="77777777" w:rsidR="00EB7820" w:rsidRDefault="00EB7820">
            <w:pPr>
              <w:jc w:val="center"/>
            </w:pPr>
          </w:p>
        </w:tc>
        <w:tc>
          <w:tcPr>
            <w:tcW w:w="3977" w:type="dxa"/>
            <w:vAlign w:val="center"/>
          </w:tcPr>
          <w:p w14:paraId="5E189AB0" w14:textId="77777777" w:rsidR="00EB7820" w:rsidRPr="00115A18" w:rsidRDefault="00EB7820" w:rsidP="002A79AA">
            <w:pPr>
              <w:jc w:val="left"/>
            </w:pPr>
          </w:p>
        </w:tc>
      </w:tr>
      <w:tr w:rsidR="00023DAB" w14:paraId="07A27B71" w14:textId="77777777" w:rsidTr="004713A0">
        <w:trPr>
          <w:trHeight w:val="242"/>
        </w:trPr>
        <w:tc>
          <w:tcPr>
            <w:tcW w:w="1345" w:type="dxa"/>
            <w:vMerge w:val="restart"/>
            <w:tcBorders>
              <w:top w:val="single" w:sz="4" w:space="0" w:color="auto"/>
            </w:tcBorders>
            <w:vAlign w:val="center"/>
          </w:tcPr>
          <w:p w14:paraId="5F654059" w14:textId="77777777" w:rsidR="00023DAB" w:rsidRDefault="00023DAB">
            <w:pPr>
              <w:jc w:val="center"/>
            </w:pPr>
            <w:r>
              <w:t>Social Media</w:t>
            </w:r>
          </w:p>
        </w:tc>
        <w:tc>
          <w:tcPr>
            <w:tcW w:w="2160" w:type="dxa"/>
            <w:vAlign w:val="center"/>
          </w:tcPr>
          <w:p w14:paraId="4A62884C" w14:textId="77777777" w:rsidR="00023DAB" w:rsidRDefault="00023DAB">
            <w:pPr>
              <w:jc w:val="center"/>
            </w:pPr>
            <w:r>
              <w:t>Twitter (X)</w:t>
            </w:r>
          </w:p>
        </w:tc>
        <w:tc>
          <w:tcPr>
            <w:tcW w:w="1711" w:type="dxa"/>
            <w:vAlign w:val="center"/>
          </w:tcPr>
          <w:p w14:paraId="4113B003" w14:textId="77777777" w:rsidR="00023DAB" w:rsidRDefault="00023DAB">
            <w:pPr>
              <w:jc w:val="center"/>
            </w:pPr>
            <w:commentRangeStart w:id="57"/>
            <w:r>
              <w:t>Subscription</w:t>
            </w:r>
            <w:commentRangeEnd w:id="57"/>
            <w:r>
              <w:rPr>
                <w:rStyle w:val="CommentReference"/>
              </w:rPr>
              <w:commentReference w:id="57"/>
            </w:r>
          </w:p>
        </w:tc>
        <w:tc>
          <w:tcPr>
            <w:tcW w:w="3977" w:type="dxa"/>
            <w:vAlign w:val="center"/>
          </w:tcPr>
          <w:p w14:paraId="2B544C37" w14:textId="77777777" w:rsidR="00023DAB" w:rsidRDefault="00023DAB" w:rsidP="002A79AA">
            <w:pPr>
              <w:jc w:val="left"/>
            </w:pPr>
          </w:p>
        </w:tc>
      </w:tr>
      <w:tr w:rsidR="00023DAB" w14:paraId="2F7F5511" w14:textId="77777777" w:rsidTr="00A37978">
        <w:trPr>
          <w:trHeight w:val="144"/>
        </w:trPr>
        <w:tc>
          <w:tcPr>
            <w:tcW w:w="1345" w:type="dxa"/>
            <w:vMerge/>
            <w:vAlign w:val="center"/>
          </w:tcPr>
          <w:p w14:paraId="7F66459C" w14:textId="77777777" w:rsidR="00023DAB" w:rsidRDefault="00023DAB">
            <w:pPr>
              <w:jc w:val="center"/>
            </w:pPr>
          </w:p>
        </w:tc>
        <w:tc>
          <w:tcPr>
            <w:tcW w:w="2160" w:type="dxa"/>
            <w:vAlign w:val="center"/>
          </w:tcPr>
          <w:p w14:paraId="11896E48" w14:textId="77777777" w:rsidR="00023DAB" w:rsidRDefault="00023DAB">
            <w:pPr>
              <w:jc w:val="center"/>
            </w:pPr>
            <w:r>
              <w:t>Reddit</w:t>
            </w:r>
          </w:p>
        </w:tc>
        <w:tc>
          <w:tcPr>
            <w:tcW w:w="1711" w:type="dxa"/>
            <w:vAlign w:val="center"/>
          </w:tcPr>
          <w:p w14:paraId="60587654" w14:textId="77777777" w:rsidR="00023DAB" w:rsidRDefault="00023DAB">
            <w:pPr>
              <w:jc w:val="center"/>
            </w:pPr>
            <w:commentRangeStart w:id="58"/>
            <w:commentRangeStart w:id="59"/>
            <w:r>
              <w:t>Free</w:t>
            </w:r>
            <w:commentRangeEnd w:id="58"/>
            <w:r>
              <w:rPr>
                <w:rStyle w:val="CommentReference"/>
              </w:rPr>
              <w:commentReference w:id="58"/>
            </w:r>
            <w:commentRangeEnd w:id="59"/>
            <w:r>
              <w:rPr>
                <w:rStyle w:val="CommentReference"/>
              </w:rPr>
              <w:commentReference w:id="59"/>
            </w:r>
          </w:p>
        </w:tc>
        <w:tc>
          <w:tcPr>
            <w:tcW w:w="3977" w:type="dxa"/>
            <w:vAlign w:val="center"/>
          </w:tcPr>
          <w:p w14:paraId="3CC05ADE" w14:textId="5D8F5F9E" w:rsidR="00023DAB" w:rsidRDefault="00A672F9" w:rsidP="002A79AA">
            <w:pPr>
              <w:jc w:val="left"/>
            </w:pPr>
            <w:r>
              <w:t>h</w:t>
            </w:r>
          </w:p>
        </w:tc>
      </w:tr>
      <w:tr w:rsidR="00023DAB" w14:paraId="7A9F05A6" w14:textId="77777777" w:rsidTr="00A37978">
        <w:trPr>
          <w:trHeight w:val="144"/>
        </w:trPr>
        <w:tc>
          <w:tcPr>
            <w:tcW w:w="1345" w:type="dxa"/>
            <w:vMerge/>
            <w:vAlign w:val="center"/>
          </w:tcPr>
          <w:p w14:paraId="42EF2D3D" w14:textId="77777777" w:rsidR="00023DAB" w:rsidRDefault="00023DAB">
            <w:pPr>
              <w:jc w:val="center"/>
            </w:pPr>
          </w:p>
        </w:tc>
        <w:tc>
          <w:tcPr>
            <w:tcW w:w="2160" w:type="dxa"/>
            <w:vAlign w:val="center"/>
          </w:tcPr>
          <w:p w14:paraId="6CA7629C" w14:textId="77777777" w:rsidR="00023DAB" w:rsidRDefault="00023DAB">
            <w:pPr>
              <w:jc w:val="center"/>
            </w:pPr>
            <w:r>
              <w:t>Social Media Archive</w:t>
            </w:r>
          </w:p>
        </w:tc>
        <w:tc>
          <w:tcPr>
            <w:tcW w:w="1711" w:type="dxa"/>
            <w:vAlign w:val="center"/>
          </w:tcPr>
          <w:p w14:paraId="6C7EF8A0" w14:textId="77777777" w:rsidR="00023DAB" w:rsidRDefault="00023DAB">
            <w:pPr>
              <w:jc w:val="center"/>
            </w:pPr>
            <w:commentRangeStart w:id="60"/>
            <w:r>
              <w:t>Free</w:t>
            </w:r>
            <w:commentRangeEnd w:id="60"/>
            <w:r>
              <w:rPr>
                <w:rStyle w:val="CommentReference"/>
              </w:rPr>
              <w:commentReference w:id="60"/>
            </w:r>
          </w:p>
        </w:tc>
        <w:tc>
          <w:tcPr>
            <w:tcW w:w="3977" w:type="dxa"/>
            <w:vAlign w:val="center"/>
          </w:tcPr>
          <w:p w14:paraId="5E14F900" w14:textId="77777777" w:rsidR="00023DAB" w:rsidRDefault="00023DAB" w:rsidP="002A79AA">
            <w:pPr>
              <w:jc w:val="left"/>
            </w:pPr>
          </w:p>
        </w:tc>
      </w:tr>
      <w:tr w:rsidR="00023DAB" w14:paraId="14B88408" w14:textId="77777777" w:rsidTr="00A37978">
        <w:trPr>
          <w:trHeight w:val="144"/>
        </w:trPr>
        <w:tc>
          <w:tcPr>
            <w:tcW w:w="1345" w:type="dxa"/>
            <w:vMerge/>
            <w:vAlign w:val="center"/>
          </w:tcPr>
          <w:p w14:paraId="41A8BC99" w14:textId="77777777" w:rsidR="00023DAB" w:rsidRDefault="00023DAB">
            <w:pPr>
              <w:jc w:val="center"/>
            </w:pPr>
          </w:p>
        </w:tc>
        <w:tc>
          <w:tcPr>
            <w:tcW w:w="2160" w:type="dxa"/>
            <w:vAlign w:val="center"/>
          </w:tcPr>
          <w:p w14:paraId="015806D6" w14:textId="77777777" w:rsidR="00023DAB" w:rsidRDefault="00023DAB">
            <w:pPr>
              <w:jc w:val="center"/>
            </w:pPr>
            <w:r>
              <w:t>Meta Content Library</w:t>
            </w:r>
          </w:p>
        </w:tc>
        <w:tc>
          <w:tcPr>
            <w:tcW w:w="1711" w:type="dxa"/>
            <w:vAlign w:val="center"/>
          </w:tcPr>
          <w:p w14:paraId="290AFDA2" w14:textId="77777777" w:rsidR="00023DAB" w:rsidRDefault="00023DAB">
            <w:pPr>
              <w:jc w:val="center"/>
            </w:pPr>
            <w:commentRangeStart w:id="61"/>
            <w:r>
              <w:t>Free</w:t>
            </w:r>
            <w:commentRangeEnd w:id="61"/>
            <w:r>
              <w:rPr>
                <w:rStyle w:val="CommentReference"/>
              </w:rPr>
              <w:commentReference w:id="61"/>
            </w:r>
          </w:p>
        </w:tc>
        <w:tc>
          <w:tcPr>
            <w:tcW w:w="3977" w:type="dxa"/>
            <w:vAlign w:val="center"/>
          </w:tcPr>
          <w:p w14:paraId="25B10B0B" w14:textId="77777777" w:rsidR="00023DAB" w:rsidRDefault="00023DAB" w:rsidP="002A79AA">
            <w:pPr>
              <w:jc w:val="left"/>
            </w:pPr>
          </w:p>
        </w:tc>
      </w:tr>
      <w:tr w:rsidR="00023DAB" w14:paraId="7FA9C1BD" w14:textId="77777777" w:rsidTr="00A37978">
        <w:trPr>
          <w:trHeight w:val="144"/>
        </w:trPr>
        <w:tc>
          <w:tcPr>
            <w:tcW w:w="1345" w:type="dxa"/>
            <w:vMerge/>
            <w:vAlign w:val="center"/>
          </w:tcPr>
          <w:p w14:paraId="05ADD5ED" w14:textId="77777777" w:rsidR="00023DAB" w:rsidRDefault="00023DAB">
            <w:pPr>
              <w:jc w:val="center"/>
            </w:pPr>
          </w:p>
        </w:tc>
        <w:tc>
          <w:tcPr>
            <w:tcW w:w="2160" w:type="dxa"/>
            <w:vAlign w:val="center"/>
          </w:tcPr>
          <w:p w14:paraId="78F4AAF7" w14:textId="77777777" w:rsidR="00023DAB" w:rsidRDefault="00023DAB">
            <w:pPr>
              <w:jc w:val="center"/>
            </w:pPr>
            <w:r w:rsidRPr="00860A74">
              <w:rPr>
                <w:rStyle w:val="il"/>
                <w:color w:val="222222"/>
              </w:rPr>
              <w:t>Meta</w:t>
            </w:r>
            <w:r w:rsidRPr="00860A74">
              <w:rPr>
                <w:color w:val="222222"/>
              </w:rPr>
              <w:t>'s Ad Targeting Transparency </w:t>
            </w:r>
            <w:r w:rsidRPr="00465B9B">
              <w:t>dataset</w:t>
            </w:r>
          </w:p>
        </w:tc>
        <w:tc>
          <w:tcPr>
            <w:tcW w:w="1711" w:type="dxa"/>
            <w:vAlign w:val="center"/>
          </w:tcPr>
          <w:p w14:paraId="5D4FC153" w14:textId="77777777" w:rsidR="00023DAB" w:rsidRDefault="00023DAB">
            <w:pPr>
              <w:jc w:val="center"/>
            </w:pPr>
            <w:commentRangeStart w:id="62"/>
            <w:r>
              <w:t>Free</w:t>
            </w:r>
            <w:commentRangeEnd w:id="62"/>
            <w:r>
              <w:rPr>
                <w:rStyle w:val="CommentReference"/>
              </w:rPr>
              <w:commentReference w:id="62"/>
            </w:r>
          </w:p>
        </w:tc>
        <w:tc>
          <w:tcPr>
            <w:tcW w:w="3977" w:type="dxa"/>
            <w:vAlign w:val="center"/>
          </w:tcPr>
          <w:p w14:paraId="57B86B7C" w14:textId="77777777" w:rsidR="00023DAB" w:rsidRDefault="00023DAB" w:rsidP="002A79AA">
            <w:pPr>
              <w:jc w:val="left"/>
            </w:pPr>
          </w:p>
        </w:tc>
      </w:tr>
      <w:tr w:rsidR="00023DAB" w14:paraId="760095E7" w14:textId="77777777" w:rsidTr="00A37978">
        <w:trPr>
          <w:trHeight w:val="242"/>
        </w:trPr>
        <w:tc>
          <w:tcPr>
            <w:tcW w:w="1345" w:type="dxa"/>
            <w:vMerge w:val="restart"/>
            <w:vAlign w:val="center"/>
          </w:tcPr>
          <w:p w14:paraId="2E7A7ABA" w14:textId="77777777" w:rsidR="00023DAB" w:rsidRDefault="00023DAB">
            <w:pPr>
              <w:jc w:val="center"/>
            </w:pPr>
            <w:r>
              <w:t>Other sources</w:t>
            </w:r>
          </w:p>
        </w:tc>
        <w:tc>
          <w:tcPr>
            <w:tcW w:w="2160" w:type="dxa"/>
            <w:vAlign w:val="center"/>
          </w:tcPr>
          <w:p w14:paraId="2BC31035" w14:textId="77777777" w:rsidR="00023DAB" w:rsidRDefault="00023DAB">
            <w:pPr>
              <w:jc w:val="center"/>
            </w:pPr>
            <w:r>
              <w:t>Web Archive</w:t>
            </w:r>
          </w:p>
        </w:tc>
        <w:tc>
          <w:tcPr>
            <w:tcW w:w="1711" w:type="dxa"/>
            <w:vAlign w:val="center"/>
          </w:tcPr>
          <w:p w14:paraId="75518489" w14:textId="77777777" w:rsidR="00023DAB" w:rsidRDefault="00023DAB">
            <w:pPr>
              <w:jc w:val="center"/>
            </w:pPr>
            <w:r>
              <w:t>Free</w:t>
            </w:r>
          </w:p>
        </w:tc>
        <w:tc>
          <w:tcPr>
            <w:tcW w:w="3977" w:type="dxa"/>
            <w:vAlign w:val="center"/>
          </w:tcPr>
          <w:p w14:paraId="53568051" w14:textId="77777777" w:rsidR="00023DAB" w:rsidRDefault="00023DAB" w:rsidP="002A79AA">
            <w:pPr>
              <w:jc w:val="left"/>
            </w:pPr>
          </w:p>
        </w:tc>
      </w:tr>
      <w:tr w:rsidR="00023DAB" w14:paraId="67594876" w14:textId="77777777" w:rsidTr="00A37978">
        <w:trPr>
          <w:trHeight w:val="144"/>
        </w:trPr>
        <w:tc>
          <w:tcPr>
            <w:tcW w:w="1345" w:type="dxa"/>
            <w:vMerge/>
            <w:vAlign w:val="center"/>
          </w:tcPr>
          <w:p w14:paraId="0F83C51E" w14:textId="77777777" w:rsidR="00023DAB" w:rsidRDefault="00023DAB" w:rsidP="002A79AA">
            <w:pPr>
              <w:jc w:val="center"/>
            </w:pPr>
          </w:p>
        </w:tc>
        <w:tc>
          <w:tcPr>
            <w:tcW w:w="2160" w:type="dxa"/>
            <w:vAlign w:val="center"/>
          </w:tcPr>
          <w:p w14:paraId="4D2DCFA9" w14:textId="77777777" w:rsidR="00023DAB" w:rsidRDefault="00023DAB">
            <w:pPr>
              <w:jc w:val="center"/>
            </w:pPr>
            <w:proofErr w:type="spellStart"/>
            <w:r>
              <w:t>Wikidata</w:t>
            </w:r>
            <w:proofErr w:type="spellEnd"/>
          </w:p>
        </w:tc>
        <w:tc>
          <w:tcPr>
            <w:tcW w:w="1711" w:type="dxa"/>
            <w:vAlign w:val="center"/>
          </w:tcPr>
          <w:p w14:paraId="71847656" w14:textId="77777777" w:rsidR="00023DAB" w:rsidRDefault="00023DAB">
            <w:pPr>
              <w:jc w:val="center"/>
            </w:pPr>
            <w:r>
              <w:t>Free</w:t>
            </w:r>
          </w:p>
        </w:tc>
        <w:tc>
          <w:tcPr>
            <w:tcW w:w="3977" w:type="dxa"/>
            <w:vAlign w:val="center"/>
          </w:tcPr>
          <w:p w14:paraId="01BCA952" w14:textId="77777777" w:rsidR="00023DAB" w:rsidRDefault="00023DAB" w:rsidP="002A79AA">
            <w:pPr>
              <w:jc w:val="left"/>
            </w:pPr>
          </w:p>
        </w:tc>
      </w:tr>
      <w:tr w:rsidR="008C633D" w14:paraId="3F7DC447" w14:textId="77777777">
        <w:trPr>
          <w:trHeight w:val="144"/>
        </w:trPr>
        <w:tc>
          <w:tcPr>
            <w:tcW w:w="9193" w:type="dxa"/>
            <w:gridSpan w:val="4"/>
            <w:vAlign w:val="center"/>
          </w:tcPr>
          <w:p w14:paraId="16B52CA0" w14:textId="7B30EEDD" w:rsidR="008C633D" w:rsidRPr="008C633D" w:rsidRDefault="008C633D" w:rsidP="008C633D">
            <w:pPr>
              <w:jc w:val="center"/>
              <w:rPr>
                <w:b/>
                <w:bCs/>
              </w:rPr>
            </w:pPr>
            <w:r w:rsidRPr="008C633D">
              <w:rPr>
                <w:b/>
                <w:bCs/>
              </w:rPr>
              <w:t>Phase 2</w:t>
            </w:r>
          </w:p>
        </w:tc>
      </w:tr>
      <w:tr w:rsidR="00A37978" w14:paraId="33C13473" w14:textId="77777777">
        <w:trPr>
          <w:trHeight w:val="144"/>
        </w:trPr>
        <w:tc>
          <w:tcPr>
            <w:tcW w:w="1345" w:type="dxa"/>
          </w:tcPr>
          <w:p w14:paraId="787EF5BC" w14:textId="276BD7A4" w:rsidR="008C633D" w:rsidRPr="002F37AD" w:rsidRDefault="008C633D" w:rsidP="008C633D">
            <w:pPr>
              <w:jc w:val="center"/>
              <w:rPr>
                <w:b/>
                <w:bCs/>
              </w:rPr>
            </w:pPr>
            <w:r w:rsidRPr="002F37AD">
              <w:rPr>
                <w:b/>
                <w:bCs/>
              </w:rPr>
              <w:t>Type of source</w:t>
            </w:r>
          </w:p>
        </w:tc>
        <w:tc>
          <w:tcPr>
            <w:tcW w:w="2160" w:type="dxa"/>
          </w:tcPr>
          <w:p w14:paraId="39A61C57" w14:textId="6F3C6679" w:rsidR="008C633D" w:rsidRPr="002F37AD" w:rsidRDefault="008C633D" w:rsidP="008C633D">
            <w:pPr>
              <w:jc w:val="center"/>
              <w:rPr>
                <w:b/>
                <w:bCs/>
              </w:rPr>
            </w:pPr>
            <w:r w:rsidRPr="002F37AD">
              <w:rPr>
                <w:b/>
                <w:bCs/>
              </w:rPr>
              <w:t>Source</w:t>
            </w:r>
          </w:p>
        </w:tc>
        <w:tc>
          <w:tcPr>
            <w:tcW w:w="1711" w:type="dxa"/>
          </w:tcPr>
          <w:p w14:paraId="349A16F0" w14:textId="7B341D20" w:rsidR="008C633D" w:rsidRDefault="008C633D" w:rsidP="008C633D">
            <w:pPr>
              <w:jc w:val="center"/>
              <w:rPr>
                <w:b/>
                <w:bCs/>
              </w:rPr>
            </w:pPr>
            <w:r>
              <w:rPr>
                <w:b/>
                <w:bCs/>
              </w:rPr>
              <w:t>Pricing</w:t>
            </w:r>
          </w:p>
        </w:tc>
        <w:tc>
          <w:tcPr>
            <w:tcW w:w="3977" w:type="dxa"/>
          </w:tcPr>
          <w:p w14:paraId="166ECD28" w14:textId="194E477E" w:rsidR="00A37978" w:rsidRDefault="008C633D" w:rsidP="00A37978">
            <w:pPr>
              <w:jc w:val="center"/>
            </w:pPr>
            <w:r>
              <w:rPr>
                <w:b/>
                <w:bCs/>
              </w:rPr>
              <w:t>Description</w:t>
            </w:r>
          </w:p>
        </w:tc>
      </w:tr>
      <w:tr w:rsidR="00AD7426" w14:paraId="0B760242" w14:textId="77777777">
        <w:trPr>
          <w:trHeight w:val="144"/>
        </w:trPr>
        <w:tc>
          <w:tcPr>
            <w:tcW w:w="1345" w:type="dxa"/>
          </w:tcPr>
          <w:p w14:paraId="4C667DA5" w14:textId="77777777" w:rsidR="00AD7426" w:rsidRPr="002F37AD" w:rsidRDefault="00AD7426" w:rsidP="008C633D">
            <w:pPr>
              <w:jc w:val="center"/>
              <w:rPr>
                <w:b/>
                <w:bCs/>
              </w:rPr>
            </w:pPr>
          </w:p>
        </w:tc>
        <w:tc>
          <w:tcPr>
            <w:tcW w:w="2160" w:type="dxa"/>
          </w:tcPr>
          <w:p w14:paraId="12EEF956" w14:textId="35FF49F3" w:rsidR="00AD7426" w:rsidRPr="00AD7426" w:rsidRDefault="00AD7426" w:rsidP="008C633D">
            <w:pPr>
              <w:jc w:val="center"/>
            </w:pPr>
            <w:r w:rsidRPr="00AD7426">
              <w:t>World Bank</w:t>
            </w:r>
          </w:p>
        </w:tc>
        <w:tc>
          <w:tcPr>
            <w:tcW w:w="1711" w:type="dxa"/>
          </w:tcPr>
          <w:p w14:paraId="74E01C46" w14:textId="787493BE" w:rsidR="00AD7426" w:rsidRPr="00D27D96" w:rsidRDefault="00AD7426" w:rsidP="008C633D">
            <w:pPr>
              <w:jc w:val="center"/>
            </w:pPr>
            <w:r w:rsidRPr="00D27D96">
              <w:t>Free</w:t>
            </w:r>
          </w:p>
        </w:tc>
        <w:tc>
          <w:tcPr>
            <w:tcW w:w="3977" w:type="dxa"/>
          </w:tcPr>
          <w:p w14:paraId="54A9A6EF" w14:textId="77777777" w:rsidR="00AD7426" w:rsidRDefault="00AD7426" w:rsidP="008C633D">
            <w:pPr>
              <w:jc w:val="center"/>
              <w:rPr>
                <w:b/>
                <w:bCs/>
              </w:rPr>
            </w:pPr>
          </w:p>
        </w:tc>
      </w:tr>
      <w:tr w:rsidR="00AD7426" w14:paraId="05E2AED3" w14:textId="77777777">
        <w:trPr>
          <w:trHeight w:val="144"/>
        </w:trPr>
        <w:tc>
          <w:tcPr>
            <w:tcW w:w="1345" w:type="dxa"/>
          </w:tcPr>
          <w:p w14:paraId="531F188B" w14:textId="77777777" w:rsidR="00AD7426" w:rsidRPr="002F37AD" w:rsidRDefault="00AD7426" w:rsidP="008C633D">
            <w:pPr>
              <w:jc w:val="center"/>
              <w:rPr>
                <w:b/>
                <w:bCs/>
              </w:rPr>
            </w:pPr>
          </w:p>
        </w:tc>
        <w:tc>
          <w:tcPr>
            <w:tcW w:w="2160" w:type="dxa"/>
          </w:tcPr>
          <w:p w14:paraId="6AFD6D9A" w14:textId="1C2FE5ED" w:rsidR="00AD7426" w:rsidRPr="00AD7426" w:rsidRDefault="00AD7426" w:rsidP="008C633D">
            <w:pPr>
              <w:jc w:val="center"/>
            </w:pPr>
            <w:r w:rsidRPr="00AD7426">
              <w:t>Statista</w:t>
            </w:r>
          </w:p>
        </w:tc>
        <w:tc>
          <w:tcPr>
            <w:tcW w:w="1711" w:type="dxa"/>
          </w:tcPr>
          <w:p w14:paraId="1762965F" w14:textId="54602BCA" w:rsidR="00AD7426" w:rsidRDefault="00AD7426" w:rsidP="008C633D">
            <w:pPr>
              <w:jc w:val="center"/>
              <w:rPr>
                <w:b/>
                <w:bCs/>
              </w:rPr>
            </w:pPr>
          </w:p>
        </w:tc>
        <w:tc>
          <w:tcPr>
            <w:tcW w:w="3977" w:type="dxa"/>
          </w:tcPr>
          <w:p w14:paraId="3C2F83DE" w14:textId="77777777" w:rsidR="00AD7426" w:rsidRDefault="00AD7426" w:rsidP="008C633D">
            <w:pPr>
              <w:jc w:val="center"/>
              <w:rPr>
                <w:b/>
                <w:bCs/>
              </w:rPr>
            </w:pPr>
          </w:p>
        </w:tc>
      </w:tr>
    </w:tbl>
    <w:p w14:paraId="0B1A1E29" w14:textId="77777777" w:rsidR="009D07D7" w:rsidRDefault="009D07D7" w:rsidP="00345B27">
      <w:pPr>
        <w:pStyle w:val="NormalIndent"/>
        <w:ind w:firstLine="0"/>
      </w:pPr>
    </w:p>
    <w:p w14:paraId="56CEFC38" w14:textId="77777777" w:rsidR="009D07D7" w:rsidRDefault="009D07D7" w:rsidP="00345B27">
      <w:pPr>
        <w:pStyle w:val="NormalIndent"/>
        <w:ind w:firstLine="0"/>
      </w:pPr>
    </w:p>
    <w:p w14:paraId="45BD50EE" w14:textId="77777777" w:rsidR="00872FC5" w:rsidRDefault="00872FC5" w:rsidP="00872FC5">
      <w:pPr>
        <w:pStyle w:val="Heading3"/>
      </w:pPr>
      <w:bookmarkStart w:id="63" w:name="_Toc162981872"/>
      <w:commentRangeStart w:id="64"/>
      <w:r>
        <w:t>Google News</w:t>
      </w:r>
      <w:commentRangeEnd w:id="64"/>
      <w:r>
        <w:rPr>
          <w:rStyle w:val="CommentReference"/>
          <w:b w:val="0"/>
        </w:rPr>
        <w:commentReference w:id="64"/>
      </w:r>
      <w:bookmarkEnd w:id="63"/>
    </w:p>
    <w:p w14:paraId="0AD69C19" w14:textId="70951308" w:rsidR="00872FC5" w:rsidRDefault="00872FC5" w:rsidP="00872FC5">
      <w:r>
        <w:t xml:space="preserve">Google News covers 141+ countries and 41+ languages. </w:t>
      </w:r>
      <w:r w:rsidR="0093464F">
        <w:t xml:space="preserve">It allows </w:t>
      </w:r>
      <w:r w:rsidR="0024423D">
        <w:t>automating</w:t>
      </w:r>
      <w:r>
        <w:t xml:space="preserve"> the process </w:t>
      </w:r>
      <w:r w:rsidR="0093464F">
        <w:t>of extracting info</w:t>
      </w:r>
      <w:r w:rsidR="004B176D">
        <w:t>rma</w:t>
      </w:r>
      <w:r w:rsidR="0093464F">
        <w:t>tion</w:t>
      </w:r>
      <w:r>
        <w:t xml:space="preserve"> using the </w:t>
      </w:r>
      <w:proofErr w:type="spellStart"/>
      <w:r w:rsidRPr="00465B9B">
        <w:t>GNews</w:t>
      </w:r>
      <w:proofErr w:type="spellEnd"/>
      <w:r>
        <w:t xml:space="preserve"> Python API</w:t>
      </w:r>
      <w:r w:rsidR="007F0177">
        <w:rPr>
          <w:rStyle w:val="FootnoteReference"/>
        </w:rPr>
        <w:footnoteReference w:id="7"/>
      </w:r>
      <w:r w:rsidR="0024423D">
        <w:t>. Additionally</w:t>
      </w:r>
      <w:r w:rsidR="00A27408">
        <w:t>, the</w:t>
      </w:r>
      <w:r>
        <w:t xml:space="preserve"> use </w:t>
      </w:r>
      <w:r w:rsidR="0024423D">
        <w:t xml:space="preserve">of </w:t>
      </w:r>
      <w:r>
        <w:t xml:space="preserve">keywords </w:t>
      </w:r>
      <w:r w:rsidR="008565CD">
        <w:t>let</w:t>
      </w:r>
      <w:r>
        <w:t xml:space="preserve"> </w:t>
      </w:r>
      <w:r w:rsidR="0024423D">
        <w:t>restricting</w:t>
      </w:r>
      <w:r>
        <w:t xml:space="preserve"> results to a customizable time span. Each </w:t>
      </w:r>
      <w:proofErr w:type="spellStart"/>
      <w:r>
        <w:t>GNews</w:t>
      </w:r>
      <w:proofErr w:type="spellEnd"/>
      <w:r>
        <w:t xml:space="preserve"> query can return 100 results in JSON format. </w:t>
      </w:r>
    </w:p>
    <w:p w14:paraId="149E09DB" w14:textId="77777777" w:rsidR="00781709" w:rsidRPr="00781709" w:rsidRDefault="00781709" w:rsidP="00781709">
      <w:pPr>
        <w:pStyle w:val="NormalIndent"/>
      </w:pPr>
    </w:p>
    <w:p w14:paraId="1451FD84" w14:textId="13B3B692" w:rsidR="00857276" w:rsidRDefault="00857276" w:rsidP="00781709">
      <w:pPr>
        <w:pStyle w:val="NormalIndent"/>
        <w:ind w:firstLine="0"/>
      </w:pPr>
      <w:r>
        <w:t xml:space="preserve">The advantage of using Google News </w:t>
      </w:r>
      <w:r w:rsidR="00781709">
        <w:t>API is</w:t>
      </w:r>
      <w:r>
        <w:t xml:space="preserve"> that we can extract different types of variables without doing a scrapping process. The following variables can be extracted through the API:</w:t>
      </w:r>
    </w:p>
    <w:p w14:paraId="287774EA" w14:textId="77777777" w:rsidR="00857276" w:rsidRDefault="00857276" w:rsidP="001D262C">
      <w:pPr>
        <w:pStyle w:val="NormalIndent"/>
        <w:numPr>
          <w:ilvl w:val="0"/>
          <w:numId w:val="6"/>
        </w:numPr>
      </w:pPr>
      <w:r>
        <w:t xml:space="preserve">Title: Title of the article </w:t>
      </w:r>
    </w:p>
    <w:p w14:paraId="09CD052F" w14:textId="77777777" w:rsidR="00857276" w:rsidRDefault="00857276" w:rsidP="001D262C">
      <w:pPr>
        <w:pStyle w:val="NormalIndent"/>
        <w:numPr>
          <w:ilvl w:val="0"/>
          <w:numId w:val="6"/>
        </w:numPr>
      </w:pPr>
      <w:r>
        <w:t>Topic/Event: Context of the new</w:t>
      </w:r>
    </w:p>
    <w:p w14:paraId="194C9D31" w14:textId="77777777" w:rsidR="00857276" w:rsidRDefault="00857276" w:rsidP="001D262C">
      <w:pPr>
        <w:pStyle w:val="NormalIndent"/>
        <w:numPr>
          <w:ilvl w:val="0"/>
          <w:numId w:val="6"/>
        </w:numPr>
      </w:pPr>
      <w:r>
        <w:t>URL: Link to the article (id of the new).</w:t>
      </w:r>
    </w:p>
    <w:p w14:paraId="2B370E5C" w14:textId="77777777" w:rsidR="00857276" w:rsidRDefault="00857276" w:rsidP="001D262C">
      <w:pPr>
        <w:pStyle w:val="NormalIndent"/>
        <w:numPr>
          <w:ilvl w:val="0"/>
          <w:numId w:val="6"/>
        </w:numPr>
      </w:pPr>
      <w:r>
        <w:t>Published date: Published date.</w:t>
      </w:r>
    </w:p>
    <w:p w14:paraId="7A2EA3AE" w14:textId="77777777" w:rsidR="00857276" w:rsidRDefault="00857276" w:rsidP="001D262C">
      <w:pPr>
        <w:pStyle w:val="NormalIndent"/>
        <w:numPr>
          <w:ilvl w:val="0"/>
          <w:numId w:val="6"/>
        </w:numPr>
      </w:pPr>
      <w:r>
        <w:rPr>
          <w:noProof/>
          <w:snapToGrid/>
        </w:rPr>
        <mc:AlternateContent>
          <mc:Choice Requires="wpi">
            <w:drawing>
              <wp:anchor distT="0" distB="0" distL="114300" distR="114300" simplePos="0" relativeHeight="251658240" behindDoc="0" locked="0" layoutInCell="1" allowOverlap="1" wp14:anchorId="1EABBE8D" wp14:editId="3DB9E7A9">
                <wp:simplePos x="0" y="0"/>
                <wp:positionH relativeFrom="column">
                  <wp:posOffset>1150920</wp:posOffset>
                </wp:positionH>
                <wp:positionV relativeFrom="paragraph">
                  <wp:posOffset>157965</wp:posOffset>
                </wp:positionV>
                <wp:extent cx="5040" cy="4320"/>
                <wp:effectExtent l="38100" t="38100" r="33655" b="46990"/>
                <wp:wrapNone/>
                <wp:docPr id="1368419897" name="Ink 45"/>
                <wp:cNvGraphicFramePr/>
                <a:graphic xmlns:a="http://schemas.openxmlformats.org/drawingml/2006/main">
                  <a:graphicData uri="http://schemas.microsoft.com/office/word/2010/wordprocessingInk">
                    <w14:contentPart bwMode="auto" r:id="rId32">
                      <w14:nvContentPartPr>
                        <w14:cNvContentPartPr/>
                      </w14:nvContentPartPr>
                      <w14:xfrm>
                        <a:off x="0" y="0"/>
                        <a:ext cx="5040" cy="4320"/>
                      </w14:xfrm>
                    </w14:contentPart>
                  </a:graphicData>
                </a:graphic>
              </wp:anchor>
            </w:drawing>
          </mc:Choice>
          <mc:Fallback xmlns:arto="http://schemas.microsoft.com/office/word/2006/arto" xmlns:w16du="http://schemas.microsoft.com/office/word/2023/wordml/word16du">
            <w:pict>
              <v:shape w14:anchorId="0B9760B9" id="Ink 45" o:spid="_x0000_s1026" type="#_x0000_t75" style="position:absolute;margin-left:89.85pt;margin-top:11.7pt;width:1.95pt;height:1.9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">
                <v:imagedata r:id="rId36" o:title=""/>
              </v:shape>
            </w:pict>
          </mc:Fallback>
        </mc:AlternateContent>
      </w:r>
      <w:r>
        <w:t>Description: Short description of the article.</w:t>
      </w:r>
    </w:p>
    <w:p w14:paraId="6A4A3641" w14:textId="77777777" w:rsidR="00857276" w:rsidRDefault="00857276" w:rsidP="001D262C">
      <w:pPr>
        <w:pStyle w:val="NormalIndent"/>
        <w:numPr>
          <w:ilvl w:val="0"/>
          <w:numId w:val="6"/>
        </w:numPr>
      </w:pPr>
      <w:r>
        <w:t xml:space="preserve">Publisher: Publisher of the article. </w:t>
      </w:r>
    </w:p>
    <w:p w14:paraId="3C1058F8" w14:textId="77777777" w:rsidR="00857276" w:rsidRPr="00B56EFF" w:rsidRDefault="00857276" w:rsidP="00857276">
      <w:pPr>
        <w:pStyle w:val="NormalIndent"/>
      </w:pPr>
    </w:p>
    <w:p w14:paraId="5A31F783" w14:textId="77777777" w:rsidR="00857276" w:rsidRDefault="00857276" w:rsidP="00857276">
      <w:r>
        <w:t>Then, using the URL of the data, we can extract the content of the article:</w:t>
      </w:r>
    </w:p>
    <w:p w14:paraId="49F13920" w14:textId="77777777" w:rsidR="00857276" w:rsidRDefault="00857276" w:rsidP="001D262C">
      <w:pPr>
        <w:pStyle w:val="NormalIndent"/>
        <w:numPr>
          <w:ilvl w:val="0"/>
          <w:numId w:val="7"/>
        </w:numPr>
      </w:pPr>
      <w:r>
        <w:t>Title: Title of the article</w:t>
      </w:r>
    </w:p>
    <w:p w14:paraId="462966FA" w14:textId="77777777" w:rsidR="00857276" w:rsidRDefault="00857276" w:rsidP="001D262C">
      <w:pPr>
        <w:pStyle w:val="NormalIndent"/>
        <w:numPr>
          <w:ilvl w:val="0"/>
          <w:numId w:val="7"/>
        </w:numPr>
      </w:pPr>
      <w:r>
        <w:t>Text: Text of the full article</w:t>
      </w:r>
    </w:p>
    <w:p w14:paraId="3D60634E" w14:textId="77777777" w:rsidR="00857276" w:rsidRDefault="00857276" w:rsidP="001D262C">
      <w:pPr>
        <w:pStyle w:val="NormalIndent"/>
        <w:numPr>
          <w:ilvl w:val="0"/>
          <w:numId w:val="7"/>
        </w:numPr>
      </w:pPr>
      <w:r>
        <w:t>Images: Images of the article</w:t>
      </w:r>
    </w:p>
    <w:p w14:paraId="35CE830D" w14:textId="77777777" w:rsidR="00857276" w:rsidRDefault="00857276" w:rsidP="001D262C">
      <w:pPr>
        <w:pStyle w:val="NormalIndent"/>
        <w:numPr>
          <w:ilvl w:val="0"/>
          <w:numId w:val="7"/>
        </w:numPr>
      </w:pPr>
      <w:r>
        <w:t>Authors: Who wrote the article</w:t>
      </w:r>
    </w:p>
    <w:p w14:paraId="6ADF51CC" w14:textId="5F5C747E" w:rsidR="00857276" w:rsidRPr="00857276" w:rsidRDefault="00857276" w:rsidP="001D262C">
      <w:pPr>
        <w:pStyle w:val="NormalIndent"/>
        <w:numPr>
          <w:ilvl w:val="0"/>
          <w:numId w:val="7"/>
        </w:numPr>
      </w:pPr>
      <w:r>
        <w:t>URL: Link to the article (id of the new)</w:t>
      </w:r>
    </w:p>
    <w:p w14:paraId="662F1231" w14:textId="77777777" w:rsidR="00872FC5" w:rsidRDefault="00872FC5" w:rsidP="00872FC5">
      <w:pPr>
        <w:pStyle w:val="Heading3"/>
      </w:pPr>
      <w:bookmarkStart w:id="65" w:name="_Toc162981873"/>
      <w:commentRangeStart w:id="66"/>
      <w:r>
        <w:lastRenderedPageBreak/>
        <w:t>GDELT</w:t>
      </w:r>
      <w:commentRangeEnd w:id="66"/>
      <w:r>
        <w:rPr>
          <w:rStyle w:val="CommentReference"/>
          <w:b w:val="0"/>
        </w:rPr>
        <w:commentReference w:id="66"/>
      </w:r>
      <w:bookmarkEnd w:id="65"/>
    </w:p>
    <w:p w14:paraId="36D9DAF6" w14:textId="79AD7F2E" w:rsidR="00872FC5" w:rsidRDefault="00872FC5" w:rsidP="00872FC5">
      <w:pPr>
        <w:pStyle w:val="NormalIndent"/>
        <w:ind w:firstLine="0"/>
      </w:pPr>
      <w:r>
        <w:t xml:space="preserve">The Global Data on Events, Location, and Tone (GDELT) Project </w:t>
      </w:r>
      <w:r>
        <w:fldChar w:fldCharType="begin"/>
      </w:r>
      <w:r w:rsidR="002502E0">
        <w:instrText xml:space="preserve"> ADDIN EN.CITE &lt;EndNote&gt;&lt;Cite&gt;&lt;Author&gt;Leetaru&lt;/Author&gt;&lt;Year&gt;2013&lt;/Year&gt;&lt;RecNum&gt;76&lt;/RecNum&gt;&lt;DisplayText&gt;(Leetaru &amp;amp; Schrodt, 2013)&lt;/DisplayText&gt;&lt;record&gt;&lt;rec-number&gt;76&lt;/rec-number&gt;&lt;foreign-keys&gt;&lt;key app="EN" db-id="a2xa9fp9trtwaredwwv5asrzdvf55fseadfx" timestamp="1713278628" guid="155a0b7a-63af-436f-ae43-57a1af1d2035"&gt;76&lt;/key&gt;&lt;/foreign-keys&gt;&lt;ref-type name="Conference Proceedings"&gt;10&lt;/ref-type&gt;&lt;contributors&gt;&lt;authors&gt;&lt;author&gt;Leetaru, Kalev&lt;/author&gt;&lt;author&gt;Schrodt, Philip A&lt;/author&gt;&lt;/authors&gt;&lt;/contributors&gt;&lt;titles&gt;&lt;title&gt;Gdelt: Global data on events, location, and tone, 1979–2012&lt;/title&gt;&lt;secondary-title&gt;ISA annual convention&lt;/secondary-title&gt;&lt;/titles&gt;&lt;pages&gt;1-49&lt;/pages&gt;&lt;volume&gt;2&lt;/volume&gt;&lt;number&gt;4&lt;/number&gt;&lt;dates&gt;&lt;year&gt;2013&lt;/year&gt;&lt;/dates&gt;&lt;publisher&gt;Citeseer&lt;/publisher&gt;&lt;urls&gt;&lt;/urls&gt;&lt;/record&gt;&lt;/Cite&gt;&lt;/EndNote&gt;</w:instrText>
      </w:r>
      <w:r>
        <w:fldChar w:fldCharType="separate"/>
      </w:r>
      <w:r w:rsidR="00325A39">
        <w:rPr>
          <w:noProof/>
        </w:rPr>
        <w:t>(Leetaru &amp; Schrodt, 2013)</w:t>
      </w:r>
      <w:r>
        <w:fldChar w:fldCharType="end"/>
      </w:r>
      <w:r>
        <w:t xml:space="preserve"> collects and processes news articles from around the world in near-real time. The service monitors hundreds of thousands of news outlets and live-translates articles from 65 languages to English </w:t>
      </w:r>
      <w:r>
        <w:fldChar w:fldCharType="begin"/>
      </w:r>
      <w:r w:rsidR="002502E0">
        <w:instrText xml:space="preserve"> ADDIN EN.CITE &lt;EndNote&gt;&lt;Cite&gt;&lt;Author&gt;Project&lt;/Author&gt;&lt;Year&gt;2015&lt;/Year&gt;&lt;RecNum&gt;96&lt;/RecNum&gt;&lt;DisplayText&gt;(Project, 2015)&lt;/DisplayText&gt;&lt;record&gt;&lt;rec-number&gt;96&lt;/rec-number&gt;&lt;foreign-keys&gt;&lt;key app="EN" db-id="a2xa9fp9trtwaredwwv5asrzdvf55fseadfx" timestamp="1713278631" guid="68ab5d32-8446-4609-b202-614a9f252a1f"&gt;96&lt;/key&gt;&lt;/foreign-keys&gt;&lt;ref-type name="Web Page"&gt;12&lt;/ref-type&gt;&lt;contributors&gt;&lt;authors&gt;&lt;author&gt;The GDELT Project&lt;/author&gt;&lt;/authors&gt;&lt;/contributors&gt;&lt;titles&gt;&lt;title&gt;GDELT 2.0: Our Global World in Realtime&lt;/title&gt;&lt;/titles&gt;&lt;dates&gt;&lt;year&gt;2015&lt;/year&gt;&lt;/dates&gt;&lt;urls&gt;&lt;related-urls&gt;&lt;url&gt;https://blog.gdeltproject.org/gdelt-2-0-our-global-world-in-realtime/&lt;/url&gt;&lt;/related-urls&gt;&lt;/urls&gt;&lt;/record&gt;&lt;/Cite&gt;&lt;/EndNote&gt;</w:instrText>
      </w:r>
      <w:r>
        <w:fldChar w:fldCharType="separate"/>
      </w:r>
      <w:r w:rsidR="00325A39">
        <w:rPr>
          <w:noProof/>
        </w:rPr>
        <w:t>(Project, 2015)</w:t>
      </w:r>
      <w:r>
        <w:fldChar w:fldCharType="end"/>
      </w:r>
      <w:r>
        <w:t xml:space="preserve">. In addition, the content of each article is processed and labeled to classify features such as events, themes, actors, locations, and sentiment. GDELT also provides a TV news dataset </w:t>
      </w:r>
      <w:r>
        <w:fldChar w:fldCharType="begin"/>
      </w:r>
      <w:r w:rsidR="002502E0">
        <w:instrText xml:space="preserve"> ADDIN EN.CITE &lt;EndNote&gt;&lt;Cite&gt;&lt;Author&gt;Leetaru&lt;/Author&gt;&lt;Year&gt;2013&lt;/Year&gt;&lt;RecNum&gt;76&lt;/RecNum&gt;&lt;DisplayText&gt;(Leetaru &amp;amp; Schrodt, 2013)&lt;/DisplayText&gt;&lt;record&gt;&lt;rec-number&gt;76&lt;/rec-number&gt;&lt;foreign-keys&gt;&lt;key app="EN" db-id="a2xa9fp9trtwaredwwv5asrzdvf55fseadfx" timestamp="1713278628" guid="155a0b7a-63af-436f-ae43-57a1af1d2035"&gt;76&lt;/key&gt;&lt;/foreign-keys&gt;&lt;ref-type name="Conference Proceedings"&gt;10&lt;/ref-type&gt;&lt;contributors&gt;&lt;authors&gt;&lt;author&gt;Leetaru, Kalev&lt;/author&gt;&lt;author&gt;Schrodt, Philip A&lt;/author&gt;&lt;/authors&gt;&lt;/contributors&gt;&lt;titles&gt;&lt;title&gt;Gdelt: Global data on events, location, and tone, 1979–2012&lt;/title&gt;&lt;secondary-title&gt;ISA annual convention&lt;/secondary-title&gt;&lt;/titles&gt;&lt;pages&gt;1-49&lt;/pages&gt;&lt;volume&gt;2&lt;/volume&gt;&lt;number&gt;4&lt;/number&gt;&lt;dates&gt;&lt;year&gt;2013&lt;/year&gt;&lt;/dates&gt;&lt;publisher&gt;Citeseer&lt;/publisher&gt;&lt;urls&gt;&lt;/urls&gt;&lt;/record&gt;&lt;/Cite&gt;&lt;/EndNote&gt;</w:instrText>
      </w:r>
      <w:r>
        <w:fldChar w:fldCharType="separate"/>
      </w:r>
      <w:r w:rsidR="00325A39">
        <w:rPr>
          <w:noProof/>
        </w:rPr>
        <w:t>(Leetaru &amp; Schrodt, 2013)</w:t>
      </w:r>
      <w:r>
        <w:fldChar w:fldCharType="end"/>
      </w:r>
      <w:r>
        <w:t xml:space="preserve"> that processes the closed captioning of broadcasts from 14 news stations into searchable n-grams. GDELT's TV news API </w:t>
      </w:r>
      <w:r>
        <w:fldChar w:fldCharType="begin"/>
      </w:r>
      <w:r w:rsidR="002502E0">
        <w:instrText xml:space="preserve"> ADDIN EN.CITE &lt;EndNote&gt;&lt;Cite&gt;&lt;Author&gt;Project&lt;/Author&gt;&lt;Year&gt;2017&lt;/Year&gt;&lt;RecNum&gt;97&lt;/RecNum&gt;&lt;DisplayText&gt;(Project, 2017)&lt;/DisplayText&gt;&lt;record&gt;&lt;rec-number&gt;97&lt;/rec-number&gt;&lt;foreign-keys&gt;&lt;key app="EN" db-id="a2xa9fp9trtwaredwwv5asrzdvf55fseadfx" timestamp="1713278631" guid="76dc3d7a-7ca6-451d-b160-9ceb0850cc82"&gt;97&lt;/key&gt;&lt;/foreign-keys&gt;&lt;ref-type name="Journal Article"&gt;17&lt;/ref-type&gt;&lt;contributors&gt;&lt;authors&gt;&lt;author&gt;The GDELT Project&lt;/author&gt;&lt;/authors&gt;&lt;/contributors&gt;&lt;titles&gt;&lt;title&gt;GDELT 2.0 Television API Debuts!&lt;/title&gt;&lt;/titles&gt;&lt;dates&gt;&lt;year&gt;2017&lt;/year&gt;&lt;/dates&gt;&lt;urls&gt;&lt;related-urls&gt;&lt;url&gt;https://blog.gdeltproject.org/gdelt-2-0-television-api-debuts/&lt;/url&gt;&lt;/related-urls&gt;&lt;/urls&gt;&lt;/record&gt;&lt;/Cite&gt;&lt;/EndNote&gt;</w:instrText>
      </w:r>
      <w:r>
        <w:fldChar w:fldCharType="separate"/>
      </w:r>
      <w:r w:rsidR="00325A39">
        <w:rPr>
          <w:noProof/>
        </w:rPr>
        <w:t>(Project, 2017)</w:t>
      </w:r>
      <w:r>
        <w:fldChar w:fldCharType="end"/>
      </w:r>
      <w:r>
        <w:t xml:space="preserve"> provides an interface to the Internet Archive's TV News Archive, allowing TV news analysis from over 150 stations since 2009. These datasets are freely available through APIs and database tables hosted through Google's </w:t>
      </w:r>
      <w:proofErr w:type="spellStart"/>
      <w:r>
        <w:t>BigQuery</w:t>
      </w:r>
      <w:proofErr w:type="spellEnd"/>
      <w:r>
        <w:t xml:space="preserve"> service. Although the data is easily accessible, extracting data requires constructing potentially complex SQL queries. GDELT is a prime example of big data, often defined as requiring the "three Vs": variety, volume, and velocity </w:t>
      </w:r>
      <w:r>
        <w:fldChar w:fldCharType="begin"/>
      </w:r>
      <w:r w:rsidR="002502E0">
        <w:instrText xml:space="preserve"> ADDIN EN.CITE &lt;EndNote&gt;&lt;Cite&gt;&lt;Author&gt;Gandomi&lt;/Author&gt;&lt;Year&gt;2015&lt;/Year&gt;&lt;RecNum&gt;77&lt;/RecNum&gt;&lt;DisplayText&gt;(Gandomi &amp;amp; Haider, 2015)&lt;/DisplayText&gt;&lt;record&gt;&lt;rec-number&gt;77&lt;/rec-number&gt;&lt;foreign-keys&gt;&lt;key app="EN" db-id="a2xa9fp9trtwaredwwv5asrzdvf55fseadfx" timestamp="1713278628" guid="3608c446-23db-4563-9e23-99d49c87bd91"&gt;77&lt;/key&gt;&lt;/foreign-keys&gt;&lt;ref-type name="Journal Article"&gt;17&lt;/ref-type&gt;&lt;contributors&gt;&lt;authors&gt;&lt;author&gt;Gandomi, Amir&lt;/author&gt;&lt;author&gt;Haider, Murtaza&lt;/author&gt;&lt;/authors&gt;&lt;/contributors&gt;&lt;titles&gt;&lt;title&gt;Beyond the hype: Big data concepts, methods, and analytics&lt;/title&gt;&lt;secondary-title&gt;International journal of information management&lt;/secondary-title&gt;&lt;/titles&gt;&lt;periodical&gt;&lt;full-title&gt;International journal of information management&lt;/full-title&gt;&lt;/periodical&gt;&lt;pages&gt;137-144&lt;/pages&gt;&lt;volume&gt;35&lt;/volume&gt;&lt;number&gt;2&lt;/number&gt;&lt;dates&gt;&lt;year&gt;2015&lt;/year&gt;&lt;/dates&gt;&lt;isbn&gt;0268-4012&lt;/isbn&gt;&lt;urls&gt;&lt;/urls&gt;&lt;/record&gt;&lt;/Cite&gt;&lt;/EndNote&gt;</w:instrText>
      </w:r>
      <w:r>
        <w:fldChar w:fldCharType="separate"/>
      </w:r>
      <w:r w:rsidR="00325A39">
        <w:rPr>
          <w:noProof/>
        </w:rPr>
        <w:t>(Gandomi &amp; Haider, 2015)</w:t>
      </w:r>
      <w:r>
        <w:fldChar w:fldCharType="end"/>
      </w:r>
      <w:r>
        <w:t xml:space="preserve">. GDELT provides many features for each article, including measuring over 2300 emotions and themes through its Global Content Analysis Measures (GCAM) and event-coding based on the Conflict and Mediation Event Observations (CAMEO) framework. GDELT contains a large volume of data, with just the 2015 news article data requiring over 2.5 TB, and provides new data at a high velocity, with an update rate of every 15 minutes </w:t>
      </w:r>
      <w:r>
        <w:fldChar w:fldCharType="begin"/>
      </w:r>
      <w:r w:rsidR="002502E0">
        <w:instrText xml:space="preserve"> ADDIN EN.CITE &lt;EndNote&gt;&lt;Cite&gt;&lt;Author&gt;Project&lt;/Author&gt;&lt;Year&gt;2015&lt;/Year&gt;&lt;RecNum&gt;96&lt;/RecNum&gt;&lt;DisplayText&gt;(Project, 2015)&lt;/DisplayText&gt;&lt;record&gt;&lt;rec-number&gt;96&lt;/rec-number&gt;&lt;foreign-keys&gt;&lt;key app="EN" db-id="a2xa9fp9trtwaredwwv5asrzdvf55fseadfx" timestamp="1713278631" guid="68ab5d32-8446-4609-b202-614a9f252a1f"&gt;96&lt;/key&gt;&lt;/foreign-keys&gt;&lt;ref-type name="Web Page"&gt;12&lt;/ref-type&gt;&lt;contributors&gt;&lt;authors&gt;&lt;author&gt;The GDELT Project&lt;/author&gt;&lt;/authors&gt;&lt;/contributors&gt;&lt;titles&gt;&lt;title&gt;GDELT 2.0: Our Global World in Realtime&lt;/title&gt;&lt;/titles&gt;&lt;dates&gt;&lt;year&gt;2015&lt;/year&gt;&lt;/dates&gt;&lt;urls&gt;&lt;related-urls&gt;&lt;url&gt;https://blog.gdeltproject.org/gdelt-2-0-our-global-world-in-realtime/&lt;/url&gt;&lt;/related-urls&gt;&lt;/urls&gt;&lt;/record&gt;&lt;/Cite&gt;&lt;/EndNote&gt;</w:instrText>
      </w:r>
      <w:r>
        <w:fldChar w:fldCharType="separate"/>
      </w:r>
      <w:r w:rsidR="00325A39">
        <w:rPr>
          <w:noProof/>
        </w:rPr>
        <w:t>(Project, 2015)</w:t>
      </w:r>
      <w:r>
        <w:fldChar w:fldCharType="end"/>
      </w:r>
      <w:r>
        <w:t>.</w:t>
      </w:r>
      <w:bookmarkStart w:id="69" w:name="_Toc162981874"/>
    </w:p>
    <w:p w14:paraId="3A55B728" w14:textId="77777777" w:rsidR="002C409D" w:rsidRDefault="002C409D" w:rsidP="00872FC5">
      <w:pPr>
        <w:pStyle w:val="NormalIndent"/>
        <w:ind w:firstLine="0"/>
      </w:pPr>
    </w:p>
    <w:p w14:paraId="5C068534" w14:textId="28DA536D" w:rsidR="002C409D" w:rsidRDefault="002C409D" w:rsidP="00872FC5">
      <w:pPr>
        <w:pStyle w:val="NormalIndent"/>
        <w:ind w:firstLine="0"/>
      </w:pPr>
      <w:r>
        <w:t xml:space="preserve">Until </w:t>
      </w:r>
      <w:r w:rsidR="00470D6D">
        <w:t xml:space="preserve">2013, does not </w:t>
      </w:r>
      <w:r w:rsidR="00AB312E">
        <w:t>include</w:t>
      </w:r>
      <w:r w:rsidR="00470D6D">
        <w:t xml:space="preserve"> </w:t>
      </w:r>
      <w:r w:rsidR="00AB312E" w:rsidRPr="00AB312E">
        <w:t>codes for financial events, disease outbreaks and natural disasters</w:t>
      </w:r>
      <w:r w:rsidR="00AB312E">
        <w:t xml:space="preserve"> </w:t>
      </w:r>
      <w:r w:rsidR="00A01DD9">
        <w:fldChar w:fldCharType="begin"/>
      </w:r>
      <w:r w:rsidR="00A01DD9">
        <w:instrText xml:space="preserve"> ADDIN EN.CITE &lt;EndNote&gt;&lt;Cite&gt;&lt;Author&gt;Leetaru&lt;/Author&gt;&lt;Year&gt;2013&lt;/Year&gt;&lt;RecNum&gt;76&lt;/RecNum&gt;&lt;DisplayText&gt;(Leetaru &amp;amp; Schrodt, 2013)&lt;/DisplayText&gt;&lt;record&gt;&lt;rec-number&gt;76&lt;/rec-number&gt;&lt;foreign-keys&gt;&lt;key app="EN" db-id="a2xa9fp9trtwaredwwv5asrzdvf55fseadfx" timestamp="1713278628" guid="155a0b7a-63af-436f-ae43-57a1af1d2035"&gt;76&lt;/key&gt;&lt;/foreign-keys&gt;&lt;ref-type name="Conference Proceedings"&gt;10&lt;/ref-type&gt;&lt;contributors&gt;&lt;authors&gt;&lt;author&gt;Leetaru, Kalev&lt;/author&gt;&lt;author&gt;Schrodt, Philip A&lt;/author&gt;&lt;/authors&gt;&lt;/contributors&gt;&lt;titles&gt;&lt;title&gt;Gdelt: Global data on events, location, and tone, 1979–2012&lt;/title&gt;&lt;secondary-title&gt;ISA annual convention&lt;/secondary-title&gt;&lt;/titles&gt;&lt;pages&gt;1-49&lt;/pages&gt;&lt;volume&gt;2&lt;/volume&gt;&lt;number&gt;4&lt;/number&gt;&lt;dates&gt;&lt;year&gt;2013&lt;/year&gt;&lt;/dates&gt;&lt;publisher&gt;Citeseer&lt;/publisher&gt;&lt;urls&gt;&lt;/urls&gt;&lt;/record&gt;&lt;/Cite&gt;&lt;/EndNote&gt;</w:instrText>
      </w:r>
      <w:r w:rsidR="00A01DD9">
        <w:fldChar w:fldCharType="separate"/>
      </w:r>
      <w:r w:rsidR="00A01DD9">
        <w:rPr>
          <w:noProof/>
        </w:rPr>
        <w:t>(Leetaru &amp; Schrodt, 2013)</w:t>
      </w:r>
      <w:r w:rsidR="00A01DD9">
        <w:fldChar w:fldCharType="end"/>
      </w:r>
    </w:p>
    <w:p w14:paraId="66375587" w14:textId="77777777" w:rsidR="00FB1DE5" w:rsidRDefault="00FB1DE5" w:rsidP="00872FC5">
      <w:pPr>
        <w:pStyle w:val="NormalIndent"/>
        <w:ind w:firstLine="0"/>
      </w:pPr>
    </w:p>
    <w:p w14:paraId="67ADD621" w14:textId="055442B3" w:rsidR="00FB1DE5" w:rsidRDefault="006858C8" w:rsidP="00872FC5">
      <w:pPr>
        <w:pStyle w:val="NormalIndent"/>
        <w:ind w:firstLine="0"/>
        <w:rPr>
          <w:b/>
          <w:bCs/>
          <w:u w:val="single"/>
        </w:rPr>
      </w:pPr>
      <w:r>
        <w:rPr>
          <w:b/>
          <w:bCs/>
          <w:u w:val="single"/>
        </w:rPr>
        <w:t>Comments by Brian</w:t>
      </w:r>
      <w:r w:rsidR="00086212">
        <w:rPr>
          <w:b/>
          <w:bCs/>
          <w:u w:val="single"/>
        </w:rPr>
        <w:t>: Understanding about GDELT</w:t>
      </w:r>
      <w:r w:rsidR="003C74FC">
        <w:rPr>
          <w:b/>
          <w:bCs/>
          <w:u w:val="single"/>
        </w:rPr>
        <w:t xml:space="preserve"> (Do not use in the proposal)</w:t>
      </w:r>
    </w:p>
    <w:p w14:paraId="0018F338" w14:textId="03FEA0F2" w:rsidR="006858C8" w:rsidRPr="006858C8" w:rsidRDefault="006858C8" w:rsidP="00872FC5">
      <w:pPr>
        <w:pStyle w:val="NormalIndent"/>
        <w:ind w:firstLine="0"/>
      </w:pPr>
      <w:r>
        <w:t>GDELT used LexisNexis to extract news articles, focusing on</w:t>
      </w:r>
      <w:r w:rsidR="00EC57EE">
        <w:t xml:space="preserve"> three </w:t>
      </w:r>
      <w:r w:rsidR="002C4287">
        <w:t>news wire</w:t>
      </w:r>
      <w:r w:rsidR="00086212">
        <w:t xml:space="preserve"> </w:t>
      </w:r>
      <w:r w:rsidR="00EC57EE">
        <w:t>agencies</w:t>
      </w:r>
      <w:r w:rsidR="00EA0917">
        <w:t>:</w:t>
      </w:r>
      <w:r w:rsidR="00EC57EE">
        <w:t xml:space="preserve"> 1)</w:t>
      </w:r>
      <w:r w:rsidR="00EA0917">
        <w:t xml:space="preserve"> </w:t>
      </w:r>
      <w:commentRangeStart w:id="70"/>
      <w:proofErr w:type="spellStart"/>
      <w:r w:rsidR="00EA0917">
        <w:t>Agence</w:t>
      </w:r>
      <w:proofErr w:type="spellEnd"/>
      <w:r w:rsidR="00EA0917">
        <w:t xml:space="preserve"> France Presse</w:t>
      </w:r>
      <w:r w:rsidR="006E0891">
        <w:t>,</w:t>
      </w:r>
      <w:r w:rsidR="00D6292C">
        <w:t xml:space="preserve"> </w:t>
      </w:r>
      <w:commentRangeEnd w:id="70"/>
      <w:r w:rsidR="00CC3FCF">
        <w:rPr>
          <w:rStyle w:val="CommentReference"/>
        </w:rPr>
        <w:commentReference w:id="70"/>
      </w:r>
      <w:r w:rsidR="00EA0917">
        <w:t xml:space="preserve">2) </w:t>
      </w:r>
      <w:r w:rsidR="0093560F">
        <w:t>Associated</w:t>
      </w:r>
      <w:r w:rsidR="00EA0917">
        <w:t xml:space="preserve"> Press, and 3) </w:t>
      </w:r>
      <w:commentRangeStart w:id="71"/>
      <w:r w:rsidR="00EA0917">
        <w:t>X</w:t>
      </w:r>
      <w:r w:rsidR="0093560F">
        <w:t>inhua</w:t>
      </w:r>
      <w:commentRangeEnd w:id="71"/>
      <w:r w:rsidR="00AA18DE">
        <w:rPr>
          <w:rStyle w:val="CommentReference"/>
        </w:rPr>
        <w:commentReference w:id="71"/>
      </w:r>
      <w:r w:rsidR="00AA18DE">
        <w:t>.</w:t>
      </w:r>
      <w:r w:rsidR="00FB7AFB">
        <w:t xml:space="preserve"> </w:t>
      </w:r>
      <w:r w:rsidR="008B4E85">
        <w:t>Then</w:t>
      </w:r>
      <w:r w:rsidR="00F71AD8">
        <w:t>, they analyzed</w:t>
      </w:r>
      <w:r w:rsidR="008B4E85">
        <w:t xml:space="preserve"> the correlation between those agencies</w:t>
      </w:r>
      <w:r w:rsidR="0032795A">
        <w:t xml:space="preserve"> </w:t>
      </w:r>
      <w:r w:rsidR="00025BBB">
        <w:t>regarding</w:t>
      </w:r>
      <w:r w:rsidR="0032795A">
        <w:t xml:space="preserve"> time</w:t>
      </w:r>
      <w:r w:rsidR="000E0164">
        <w:t xml:space="preserve"> and </w:t>
      </w:r>
      <w:r w:rsidR="00025BBB">
        <w:t>geography.</w:t>
      </w:r>
      <w:r w:rsidR="000E0164">
        <w:t xml:space="preserve"> </w:t>
      </w:r>
      <w:r w:rsidR="00FB7AFB">
        <w:t xml:space="preserve">Excluded </w:t>
      </w:r>
      <w:commentRangeStart w:id="72"/>
      <w:r w:rsidR="00D1535E">
        <w:t>keywords</w:t>
      </w:r>
      <w:r w:rsidR="00326038">
        <w:t xml:space="preserve"> </w:t>
      </w:r>
      <w:commentRangeEnd w:id="72"/>
      <w:r w:rsidR="00B6458F">
        <w:rPr>
          <w:rStyle w:val="CommentReference"/>
        </w:rPr>
        <w:commentReference w:id="72"/>
      </w:r>
      <w:r w:rsidR="008A4946">
        <w:t xml:space="preserve">like </w:t>
      </w:r>
      <w:r w:rsidR="00B97E3A" w:rsidRPr="00B97E3A">
        <w:t xml:space="preserve">non-insignificant </w:t>
      </w:r>
      <w:r w:rsidR="00B6458F">
        <w:t xml:space="preserve">sports </w:t>
      </w:r>
      <w:r w:rsidR="00B97E3A" w:rsidRPr="00B97E3A">
        <w:t xml:space="preserve">volume and financial coverage </w:t>
      </w:r>
      <w:r w:rsidR="00B6458F">
        <w:t>were</w:t>
      </w:r>
      <w:r w:rsidR="00B97E3A" w:rsidRPr="00B97E3A">
        <w:t xml:space="preserve"> retained. Such coverage can create complications for the event coding process in that it often contains language very similar to that used to describe violent political events, such as two sports teams battling it out or a </w:t>
      </w:r>
      <w:r w:rsidR="00B6458F">
        <w:t>company's</w:t>
      </w:r>
      <w:r w:rsidR="00B97E3A" w:rsidRPr="00B97E3A">
        <w:t xml:space="preserve"> stock price “under siege”</w:t>
      </w:r>
      <w:r w:rsidR="00B6458F">
        <w:t>.</w:t>
      </w:r>
      <w:r w:rsidR="00025BBB">
        <w:t xml:space="preserve"> </w:t>
      </w:r>
    </w:p>
    <w:p w14:paraId="729CC85B" w14:textId="77777777" w:rsidR="001F563C" w:rsidRDefault="001F563C" w:rsidP="00872FC5">
      <w:pPr>
        <w:pStyle w:val="NormalIndent"/>
        <w:ind w:firstLine="0"/>
      </w:pPr>
    </w:p>
    <w:p w14:paraId="4BC895C6" w14:textId="51CBA5BD" w:rsidR="001F4757" w:rsidRDefault="004C60DD" w:rsidP="001F4757">
      <w:pPr>
        <w:pStyle w:val="NormalIndent"/>
        <w:ind w:firstLine="0"/>
      </w:pPr>
      <w:r w:rsidRPr="004C60DD">
        <w:t>To create the event database, we followed a series of steps. First, we downloaded all relevant content from each newswire using a specific query</w:t>
      </w:r>
      <w:r w:rsidR="00552421">
        <w:t xml:space="preserve"> from LexisNexis</w:t>
      </w:r>
      <w:r w:rsidRPr="004C60DD">
        <w:t xml:space="preserve">. Then, we filtered out any sports- or finance-related news using a post-processing Boolean query. Next, we used a </w:t>
      </w:r>
      <w:r w:rsidR="0049549A">
        <w:t xml:space="preserve">geocoding </w:t>
      </w:r>
      <w:r w:rsidRPr="004C60DD">
        <w:t xml:space="preserve">tool </w:t>
      </w:r>
      <w:r w:rsidR="0049549A">
        <w:t>from</w:t>
      </w:r>
      <w:r w:rsidRPr="004C60DD">
        <w:t xml:space="preserve"> </w:t>
      </w:r>
      <w:commentRangeStart w:id="73"/>
      <w:proofErr w:type="spellStart"/>
      <w:r w:rsidRPr="004C60DD">
        <w:t>Leetaru</w:t>
      </w:r>
      <w:proofErr w:type="spellEnd"/>
      <w:r w:rsidR="0049549A">
        <w:t xml:space="preserve"> (2012)</w:t>
      </w:r>
      <w:commentRangeEnd w:id="73"/>
      <w:r w:rsidR="00124A20">
        <w:rPr>
          <w:rStyle w:val="CommentReference"/>
        </w:rPr>
        <w:commentReference w:id="73"/>
      </w:r>
      <w:r w:rsidRPr="004C60DD">
        <w:t xml:space="preserve"> to identify and clarify any geographic references in the articles. After that, we applied the Tabari system to extract all events in each article and used the Tabari geocoding post-processing system to link each event to its specific location. </w:t>
      </w:r>
      <w:r w:rsidR="00167215" w:rsidRPr="00167215">
        <w:t>The final list of events for each newswire is internally deduplicated. Multiple references to the same event across one or more articles from the same newswire are collapsed into a single event record. To allow the study of each newswire individually, events are not deduplicated across newswires (externally deduplicated).</w:t>
      </w:r>
    </w:p>
    <w:p w14:paraId="5EB1DE31" w14:textId="2C120EA5" w:rsidR="00872FC5" w:rsidRPr="0056315C" w:rsidRDefault="00872FC5" w:rsidP="00872FC5">
      <w:pPr>
        <w:pStyle w:val="Heading3"/>
      </w:pPr>
      <w:r>
        <w:t>LexisNexis</w:t>
      </w:r>
      <w:bookmarkEnd w:id="69"/>
    </w:p>
    <w:p w14:paraId="68A5DAEF" w14:textId="77777777" w:rsidR="00872FC5" w:rsidRDefault="00872FC5" w:rsidP="00872FC5">
      <w:r w:rsidRPr="005932D6">
        <w:t>Nexis</w:t>
      </w:r>
      <w:r>
        <w:rPr>
          <w:rStyle w:val="FootnoteReference"/>
        </w:rPr>
        <w:footnoteReference w:id="8"/>
      </w:r>
      <w:r w:rsidRPr="005932D6">
        <w:t xml:space="preserve"> </w:t>
      </w:r>
      <w:r>
        <w:t>database</w:t>
      </w:r>
      <w:r w:rsidRPr="005932D6">
        <w:t xml:space="preserve"> provides direct access to over 36,000 journals, regional, national</w:t>
      </w:r>
      <w:r>
        <w:t>, and international newspapers, company and business sources,</w:t>
      </w:r>
      <w:r w:rsidRPr="005932D6">
        <w:t xml:space="preserve"> and biographical information.</w:t>
      </w:r>
      <w:r>
        <w:t xml:space="preserve"> </w:t>
      </w:r>
      <w:bookmarkStart w:id="74" w:name="_Toc162981875"/>
    </w:p>
    <w:bookmarkEnd w:id="74"/>
    <w:p w14:paraId="13A15BD4" w14:textId="77777777" w:rsidR="00872FC5" w:rsidRPr="00EB2DC6" w:rsidRDefault="00872FC5" w:rsidP="00872FC5">
      <w:pPr>
        <w:pStyle w:val="Heading3"/>
      </w:pPr>
      <w:r>
        <w:t>Social Media Archive</w:t>
      </w:r>
    </w:p>
    <w:p w14:paraId="304C87CB" w14:textId="77777777" w:rsidR="00872FC5" w:rsidRDefault="00872FC5" w:rsidP="00872FC5">
      <w:r w:rsidRPr="00860A74">
        <w:t>Social Media Archive</w:t>
      </w:r>
      <w:r>
        <w:rPr>
          <w:rStyle w:val="FootnoteReference"/>
        </w:rPr>
        <w:footnoteReference w:id="9"/>
      </w:r>
      <w:r w:rsidRPr="00860A74">
        <w:t>:  Some datasets are </w:t>
      </w:r>
      <w:r w:rsidRPr="00860A74">
        <w:rPr>
          <w:b/>
        </w:rPr>
        <w:t>free</w:t>
      </w:r>
      <w:r w:rsidRPr="00860A74">
        <w:t>.</w:t>
      </w:r>
    </w:p>
    <w:p w14:paraId="03023DEF" w14:textId="77777777" w:rsidR="00872FC5" w:rsidRPr="00EB2DC6" w:rsidRDefault="00872FC5" w:rsidP="00872FC5">
      <w:pPr>
        <w:pStyle w:val="Heading3"/>
      </w:pPr>
      <w:r>
        <w:lastRenderedPageBreak/>
        <w:t>Meta</w:t>
      </w:r>
    </w:p>
    <w:p w14:paraId="080E9C5F" w14:textId="77777777" w:rsidR="00872FC5" w:rsidRDefault="00872FC5" w:rsidP="00872FC5">
      <w:r w:rsidRPr="005557E1">
        <w:t>Meta Content Library and API</w:t>
      </w:r>
      <w:r>
        <w:rPr>
          <w:rStyle w:val="FootnoteReference"/>
        </w:rPr>
        <w:footnoteReference w:id="10"/>
      </w:r>
      <w:r w:rsidRPr="00860A74">
        <w:t>. We need to request access, but if granted there is a lot of information that can be retrieved for </w:t>
      </w:r>
      <w:r w:rsidRPr="00860A74">
        <w:rPr>
          <w:b/>
        </w:rPr>
        <w:t>free</w:t>
      </w:r>
      <w:r w:rsidRPr="00860A74">
        <w:t>.</w:t>
      </w:r>
      <w:r>
        <w:t xml:space="preserve"> </w:t>
      </w:r>
    </w:p>
    <w:p w14:paraId="339191E0" w14:textId="77777777" w:rsidR="00872FC5" w:rsidRPr="00D61268" w:rsidRDefault="00872FC5" w:rsidP="00872FC5">
      <w:r w:rsidRPr="00860A74">
        <w:rPr>
          <w:rStyle w:val="il"/>
          <w:color w:val="222222"/>
        </w:rPr>
        <w:t>Meta</w:t>
      </w:r>
      <w:r w:rsidRPr="00E85B00">
        <w:t>'s Ad Targeting Transparency </w:t>
      </w:r>
      <w:r w:rsidRPr="005557E1">
        <w:t>dataset</w:t>
      </w:r>
      <w:r>
        <w:rPr>
          <w:rStyle w:val="FootnoteReference"/>
        </w:rPr>
        <w:footnoteReference w:id="11"/>
      </w:r>
      <w:r w:rsidRPr="00E85B00">
        <w:t>: granular, ad-level targeting information for all </w:t>
      </w:r>
      <w:r w:rsidRPr="00E85B00">
        <w:rPr>
          <w:i/>
        </w:rPr>
        <w:t>social issue</w:t>
      </w:r>
      <w:r w:rsidRPr="00E85B00">
        <w:t>, </w:t>
      </w:r>
      <w:r w:rsidRPr="00E85B00">
        <w:rPr>
          <w:i/>
        </w:rPr>
        <w:t>electoral</w:t>
      </w:r>
      <w:r w:rsidRPr="00E85B00">
        <w:t>, and </w:t>
      </w:r>
      <w:r w:rsidRPr="00E85B00">
        <w:rPr>
          <w:i/>
        </w:rPr>
        <w:t>political </w:t>
      </w:r>
      <w:r w:rsidRPr="00E85B00">
        <w:t>ads run across </w:t>
      </w:r>
      <w:r w:rsidRPr="00860A74">
        <w:rPr>
          <w:rStyle w:val="il"/>
          <w:color w:val="222222"/>
        </w:rPr>
        <w:t>Meta</w:t>
      </w:r>
      <w:r w:rsidRPr="00E85B00">
        <w:t>'s technologies since August 2020 in 120+ countries. We need to apply, but it is </w:t>
      </w:r>
      <w:r w:rsidRPr="00E85B00">
        <w:rPr>
          <w:b/>
        </w:rPr>
        <w:t>free</w:t>
      </w:r>
      <w:r w:rsidRPr="00E85B00">
        <w:t xml:space="preserve">. </w:t>
      </w:r>
    </w:p>
    <w:p w14:paraId="0265149B" w14:textId="77777777" w:rsidR="00872FC5" w:rsidRDefault="00872FC5" w:rsidP="00872FC5">
      <w:pPr>
        <w:pStyle w:val="Heading3"/>
      </w:pPr>
      <w:bookmarkStart w:id="75" w:name="_Toc162981877"/>
      <w:r>
        <w:t>Web Archive</w:t>
      </w:r>
      <w:bookmarkEnd w:id="75"/>
    </w:p>
    <w:p w14:paraId="7AD42F62" w14:textId="77777777" w:rsidR="00872FC5" w:rsidRDefault="00872FC5" w:rsidP="00872FC5">
      <w:pPr>
        <w:pStyle w:val="NormalIndent"/>
        <w:ind w:firstLine="0"/>
      </w:pPr>
      <w:r>
        <w:t xml:space="preserve">The web archive is a valuable tool that facilitates the exploration of link sources that are absent on the web and, therefore, inaccessible for data mining. One of the best-known repositories for web archives is </w:t>
      </w:r>
      <w:r w:rsidRPr="005557E1">
        <w:t>Wayback Machine</w:t>
      </w:r>
      <w:r>
        <w:rPr>
          <w:rStyle w:val="FootnoteReference"/>
        </w:rPr>
        <w:footnoteReference w:id="12"/>
      </w:r>
      <w:r>
        <w:t>. It works as a digital archive of the World Wide Web and other resources on the Internet, allowing users to browse and access archived versions of web pages at different historical points in time.</w:t>
      </w:r>
    </w:p>
    <w:p w14:paraId="26C1C27D" w14:textId="724EFB04" w:rsidR="00857276" w:rsidRPr="00ED1BFE" w:rsidRDefault="00857276" w:rsidP="00872FC5">
      <w:pPr>
        <w:pStyle w:val="NormalIndent"/>
        <w:ind w:firstLine="0"/>
      </w:pPr>
      <w:r>
        <w:t xml:space="preserve">In some cases, the news is not available on a public server; for this reason, if the content cannot be extracted, we can access the information using a </w:t>
      </w:r>
      <w:commentRangeStart w:id="76"/>
      <w:r>
        <w:t>web archive</w:t>
      </w:r>
      <w:commentRangeEnd w:id="76"/>
      <w:r>
        <w:rPr>
          <w:rStyle w:val="CommentReference"/>
        </w:rPr>
        <w:commentReference w:id="76"/>
      </w:r>
      <w:r>
        <w:t>, specifically the Wayback Machine.</w:t>
      </w:r>
    </w:p>
    <w:p w14:paraId="392AC1D5" w14:textId="77777777" w:rsidR="00872FC5" w:rsidRPr="00F676C7" w:rsidRDefault="00872FC5" w:rsidP="00872FC5">
      <w:pPr>
        <w:pStyle w:val="Heading3"/>
      </w:pPr>
      <w:bookmarkStart w:id="77" w:name="_Toc162981878"/>
      <w:proofErr w:type="spellStart"/>
      <w:r>
        <w:t>Wikidata</w:t>
      </w:r>
      <w:bookmarkEnd w:id="77"/>
      <w:proofErr w:type="spellEnd"/>
    </w:p>
    <w:p w14:paraId="55FC69EC" w14:textId="0972C363" w:rsidR="00504E82" w:rsidRDefault="00872FC5" w:rsidP="00913EC4">
      <w:proofErr w:type="spellStart"/>
      <w:r w:rsidRPr="005557E1">
        <w:t>Wikidata</w:t>
      </w:r>
      <w:proofErr w:type="spellEnd"/>
      <w:r>
        <w:rPr>
          <w:rStyle w:val="FootnoteReference"/>
        </w:rPr>
        <w:footnoteReference w:id="13"/>
      </w:r>
      <w:r>
        <w:t xml:space="preserve"> </w:t>
      </w:r>
      <w:r w:rsidRPr="009D70CA">
        <w:t xml:space="preserve">is a free and open knowledge base that </w:t>
      </w:r>
      <w:r>
        <w:t>humans and machines can read and edit. It acts as central storage for the structured data of its Wikimedia sister projects,</w:t>
      </w:r>
      <w:r w:rsidRPr="009D70CA">
        <w:t xml:space="preserve"> including Wikipedia, Wikivoyage, Wiktionary, </w:t>
      </w:r>
      <w:proofErr w:type="spellStart"/>
      <w:r w:rsidRPr="009D70CA">
        <w:t>Wikisource</w:t>
      </w:r>
      <w:proofErr w:type="spellEnd"/>
      <w:r w:rsidRPr="009D70CA">
        <w:t>, and others.</w:t>
      </w:r>
    </w:p>
    <w:p w14:paraId="78A6237D" w14:textId="77777777" w:rsidR="00504E82" w:rsidRDefault="00504E82" w:rsidP="00913EC4">
      <w:pPr>
        <w:pStyle w:val="NormalIndent"/>
        <w:ind w:firstLine="0"/>
      </w:pPr>
    </w:p>
    <w:p w14:paraId="2A87C4DA" w14:textId="77777777" w:rsidR="00504E82" w:rsidRPr="00504E82" w:rsidRDefault="00504E82" w:rsidP="00504E82">
      <w:pPr>
        <w:pStyle w:val="NormalIndent"/>
      </w:pPr>
    </w:p>
    <w:p w14:paraId="73E9D1BB" w14:textId="593AD9A3" w:rsidR="00173216" w:rsidRDefault="00586294">
      <w:pPr>
        <w:tabs>
          <w:tab w:val="clear" w:pos="360"/>
          <w:tab w:val="clear" w:pos="720"/>
          <w:tab w:val="clear" w:pos="1080"/>
        </w:tabs>
        <w:spacing w:line="240" w:lineRule="auto"/>
        <w:jc w:val="left"/>
      </w:pPr>
      <w:r>
        <w:br w:type="page"/>
      </w:r>
    </w:p>
    <w:p w14:paraId="122724DB" w14:textId="4E8F1F3E" w:rsidR="006F7D7C" w:rsidRDefault="007E43A9" w:rsidP="00385EC2">
      <w:pPr>
        <w:pStyle w:val="HeadingUnnumbered"/>
        <w:rPr>
          <w:noProof/>
        </w:rPr>
      </w:pPr>
      <w:bookmarkStart w:id="78" w:name="_Toc162981894"/>
      <w:r w:rsidRPr="00493EBE">
        <w:lastRenderedPageBreak/>
        <w:t>REFERENCES</w:t>
      </w:r>
      <w:bookmarkEnd w:id="78"/>
    </w:p>
    <w:p w14:paraId="67A840B3" w14:textId="77777777" w:rsidR="00220CB9" w:rsidRPr="00220CB9" w:rsidRDefault="006F7D7C" w:rsidP="00220CB9">
      <w:pPr>
        <w:pStyle w:val="EndNoteBibliography"/>
        <w:ind w:left="720" w:hanging="720"/>
      </w:pPr>
      <w:r>
        <w:fldChar w:fldCharType="begin"/>
      </w:r>
      <w:r>
        <w:instrText xml:space="preserve"> ADDIN EN.REFLIST </w:instrText>
      </w:r>
      <w:r>
        <w:fldChar w:fldCharType="separate"/>
      </w:r>
      <w:r w:rsidR="00220CB9" w:rsidRPr="00220CB9">
        <w:t>Abel, N., Cumming, D. H. M., &amp; Anderies, J. M. (2006). Collapse and Reorganization in Social-Ecological Systems</w:t>
      </w:r>
    </w:p>
    <w:p w14:paraId="3B733908" w14:textId="172BCB62" w:rsidR="00220CB9" w:rsidRPr="00220CB9" w:rsidRDefault="00220CB9" w:rsidP="00220CB9">
      <w:pPr>
        <w:pStyle w:val="EndNoteBibliography"/>
        <w:ind w:left="720" w:hanging="720"/>
      </w:pPr>
      <w:r w:rsidRPr="00220CB9">
        <w:t xml:space="preserve">Questions, Some Ideas, and Policy Implications. </w:t>
      </w:r>
      <w:r w:rsidRPr="00220CB9">
        <w:rPr>
          <w:i/>
        </w:rPr>
        <w:t>Ecology and Society</w:t>
      </w:r>
      <w:r w:rsidRPr="00220CB9">
        <w:t>,</w:t>
      </w:r>
      <w:r w:rsidRPr="00220CB9">
        <w:rPr>
          <w:i/>
        </w:rPr>
        <w:t xml:space="preserve"> 11</w:t>
      </w:r>
      <w:r w:rsidRPr="00220CB9">
        <w:t xml:space="preserve">(1). </w:t>
      </w:r>
      <w:hyperlink r:id="rId37" w:history="1">
        <w:r w:rsidRPr="00220CB9">
          <w:rPr>
            <w:rStyle w:val="Hyperlink"/>
          </w:rPr>
          <w:t>http://www.jstor.org/stable/26267805</w:t>
        </w:r>
      </w:hyperlink>
      <w:r w:rsidRPr="00220CB9">
        <w:t xml:space="preserve"> </w:t>
      </w:r>
    </w:p>
    <w:p w14:paraId="1B1DB268" w14:textId="74E77BEA" w:rsidR="00220CB9" w:rsidRPr="00220CB9" w:rsidRDefault="00220CB9" w:rsidP="00220CB9">
      <w:pPr>
        <w:pStyle w:val="EndNoteBibliography"/>
        <w:ind w:left="720" w:hanging="720"/>
      </w:pPr>
      <w:r w:rsidRPr="00220CB9">
        <w:t xml:space="preserve">Aubrecht, C., Fuchs, S., &amp; Neuhold, C. (2013). Spatio-temporal aspects and dimensions in integrated disaster risk management. </w:t>
      </w:r>
      <w:r w:rsidRPr="00220CB9">
        <w:rPr>
          <w:i/>
        </w:rPr>
        <w:t>Natural Hazards</w:t>
      </w:r>
      <w:r w:rsidRPr="00220CB9">
        <w:t>,</w:t>
      </w:r>
      <w:r w:rsidRPr="00220CB9">
        <w:rPr>
          <w:i/>
        </w:rPr>
        <w:t xml:space="preserve"> 68</w:t>
      </w:r>
      <w:r w:rsidRPr="00220CB9">
        <w:t xml:space="preserve">(3), 1205-1216. </w:t>
      </w:r>
      <w:hyperlink r:id="rId38" w:history="1">
        <w:r w:rsidRPr="00220CB9">
          <w:rPr>
            <w:rStyle w:val="Hyperlink"/>
          </w:rPr>
          <w:t>https://doi.org/10.1007/s11069-013-0619-9</w:t>
        </w:r>
      </w:hyperlink>
      <w:r w:rsidRPr="00220CB9">
        <w:t xml:space="preserve"> </w:t>
      </w:r>
    </w:p>
    <w:p w14:paraId="62F0B47A" w14:textId="6B8178A3" w:rsidR="00220CB9" w:rsidRPr="00220CB9" w:rsidRDefault="00220CB9" w:rsidP="00220CB9">
      <w:pPr>
        <w:pStyle w:val="EndNoteBibliography"/>
        <w:ind w:left="720" w:hanging="720"/>
      </w:pPr>
      <w:r w:rsidRPr="00220CB9">
        <w:t xml:space="preserve">Beddoe, R., Costanza, R., Farley, J., Garza, E., Kent, J., Kubiszewski, I., Martinez, L., McCowen, T., Murphy, K., Myers, N., Ogden, Z., Stapleton, K., &amp; Woodward, J. (2009). Overcoming systemic roadblocks to sustainability: The evolutionary redesign of worldviews, institutions, and technologies. </w:t>
      </w:r>
      <w:r w:rsidRPr="00220CB9">
        <w:rPr>
          <w:i/>
        </w:rPr>
        <w:t>Proceedings of the National Academy of Sciences</w:t>
      </w:r>
      <w:r w:rsidRPr="00220CB9">
        <w:t>,</w:t>
      </w:r>
      <w:r w:rsidRPr="00220CB9">
        <w:rPr>
          <w:i/>
        </w:rPr>
        <w:t xml:space="preserve"> 106</w:t>
      </w:r>
      <w:r w:rsidRPr="00220CB9">
        <w:t xml:space="preserve">(8), 2483-2489. </w:t>
      </w:r>
      <w:hyperlink r:id="rId39" w:history="1">
        <w:r w:rsidRPr="00220CB9">
          <w:rPr>
            <w:rStyle w:val="Hyperlink"/>
          </w:rPr>
          <w:t>https://doi.org/10.1073/pnas.0812570106</w:t>
        </w:r>
      </w:hyperlink>
      <w:r w:rsidRPr="00220CB9">
        <w:t xml:space="preserve"> </w:t>
      </w:r>
    </w:p>
    <w:p w14:paraId="48BC319D" w14:textId="77777777" w:rsidR="00220CB9" w:rsidRPr="00220CB9" w:rsidRDefault="00220CB9" w:rsidP="00220CB9">
      <w:pPr>
        <w:pStyle w:val="EndNoteBibliography"/>
        <w:ind w:left="720" w:hanging="720"/>
      </w:pPr>
      <w:r w:rsidRPr="00220CB9">
        <w:t xml:space="preserve">Broch, H. B. (2013). Social resilience-local responses to changes in social and natural environments. </w:t>
      </w:r>
      <w:r w:rsidRPr="00220CB9">
        <w:rPr>
          <w:i/>
        </w:rPr>
        <w:t>Maritime Studies</w:t>
      </w:r>
      <w:r w:rsidRPr="00220CB9">
        <w:t>,</w:t>
      </w:r>
      <w:r w:rsidRPr="00220CB9">
        <w:rPr>
          <w:i/>
        </w:rPr>
        <w:t xml:space="preserve"> 12</w:t>
      </w:r>
      <w:r w:rsidRPr="00220CB9">
        <w:t xml:space="preserve">(1), 6. </w:t>
      </w:r>
    </w:p>
    <w:p w14:paraId="65AFCCB4" w14:textId="77777777" w:rsidR="00220CB9" w:rsidRPr="00220CB9" w:rsidRDefault="00220CB9" w:rsidP="00220CB9">
      <w:pPr>
        <w:pStyle w:val="EndNoteBibliography"/>
        <w:ind w:left="720" w:hanging="720"/>
      </w:pPr>
      <w:r w:rsidRPr="00220CB9">
        <w:t xml:space="preserve">Cannon, T. (2008). Vulnerability,“innocent” disasters and the imperative of cultural understanding. </w:t>
      </w:r>
      <w:r w:rsidRPr="00220CB9">
        <w:rPr>
          <w:i/>
        </w:rPr>
        <w:t>Disaster Prevention and Management: An International Journal</w:t>
      </w:r>
      <w:r w:rsidRPr="00220CB9">
        <w:t>,</w:t>
      </w:r>
      <w:r w:rsidRPr="00220CB9">
        <w:rPr>
          <w:i/>
        </w:rPr>
        <w:t xml:space="preserve"> 17</w:t>
      </w:r>
      <w:r w:rsidRPr="00220CB9">
        <w:t xml:space="preserve">(3), 350-357. </w:t>
      </w:r>
    </w:p>
    <w:p w14:paraId="34C903C5" w14:textId="77777777" w:rsidR="00220CB9" w:rsidRPr="00220CB9" w:rsidRDefault="00220CB9" w:rsidP="00220CB9">
      <w:pPr>
        <w:pStyle w:val="EndNoteBibliography"/>
        <w:ind w:left="720" w:hanging="720"/>
      </w:pPr>
      <w:r w:rsidRPr="00220CB9">
        <w:t xml:space="preserve">Clarke, D., &amp; Dercon, S. (2015). Insurance, credit and safety nets for the poor in a world of risk. </w:t>
      </w:r>
      <w:r w:rsidRPr="00220CB9">
        <w:rPr>
          <w:i/>
        </w:rPr>
        <w:t>Financing for Overcoming Economic Insecurity</w:t>
      </w:r>
      <w:r w:rsidRPr="00220CB9">
        <w:t xml:space="preserve">, 85-110. </w:t>
      </w:r>
    </w:p>
    <w:p w14:paraId="7BA9FC49" w14:textId="77777777" w:rsidR="00220CB9" w:rsidRPr="00220CB9" w:rsidRDefault="00220CB9" w:rsidP="00220CB9">
      <w:pPr>
        <w:pStyle w:val="EndNoteBibliography"/>
        <w:ind w:left="720" w:hanging="720"/>
      </w:pPr>
      <w:r w:rsidRPr="00220CB9">
        <w:t xml:space="preserve">Copeland, S., Comes, T., Bach, S., Nagenborg, M., Schulte, Y., &amp; Doorn, N. (2020). Measuring social resilience: Trade-offs, challenges and opportunities for indicator models in transforming societies. </w:t>
      </w:r>
      <w:r w:rsidRPr="00220CB9">
        <w:rPr>
          <w:i/>
        </w:rPr>
        <w:t>International journal of disaster risk reduction</w:t>
      </w:r>
      <w:r w:rsidRPr="00220CB9">
        <w:t>,</w:t>
      </w:r>
      <w:r w:rsidRPr="00220CB9">
        <w:rPr>
          <w:i/>
        </w:rPr>
        <w:t xml:space="preserve"> 51</w:t>
      </w:r>
      <w:r w:rsidRPr="00220CB9">
        <w:t xml:space="preserve">, 101799. </w:t>
      </w:r>
    </w:p>
    <w:p w14:paraId="1A936740" w14:textId="77777777" w:rsidR="00220CB9" w:rsidRPr="00220CB9" w:rsidRDefault="00220CB9" w:rsidP="00220CB9">
      <w:pPr>
        <w:pStyle w:val="EndNoteBibliography"/>
        <w:ind w:left="720" w:hanging="720"/>
      </w:pPr>
      <w:r w:rsidRPr="00220CB9">
        <w:t xml:space="preserve">Cumming, G. S., &amp; Peterson, G. D. (2017). Unifying research on social–ecological resilience and collapse. </w:t>
      </w:r>
      <w:r w:rsidRPr="00220CB9">
        <w:rPr>
          <w:i/>
        </w:rPr>
        <w:t>Trends in ecology &amp; evolution</w:t>
      </w:r>
      <w:r w:rsidRPr="00220CB9">
        <w:t>,</w:t>
      </w:r>
      <w:r w:rsidRPr="00220CB9">
        <w:rPr>
          <w:i/>
        </w:rPr>
        <w:t xml:space="preserve"> 32</w:t>
      </w:r>
      <w:r w:rsidRPr="00220CB9">
        <w:t xml:space="preserve">(9), 695-713. </w:t>
      </w:r>
    </w:p>
    <w:p w14:paraId="05EAE072" w14:textId="77777777" w:rsidR="00220CB9" w:rsidRPr="00220CB9" w:rsidRDefault="00220CB9" w:rsidP="00220CB9">
      <w:pPr>
        <w:pStyle w:val="EndNoteBibliography"/>
        <w:ind w:left="720" w:hanging="720"/>
      </w:pPr>
      <w:r w:rsidRPr="00220CB9">
        <w:t xml:space="preserve">Donald, W. E. (2022). Content analysis of metadata, titles, and abstracts (CAMTA): application of the method to business and management research. </w:t>
      </w:r>
      <w:r w:rsidRPr="00220CB9">
        <w:rPr>
          <w:i/>
        </w:rPr>
        <w:t>Management Research Review</w:t>
      </w:r>
      <w:r w:rsidRPr="00220CB9">
        <w:t>,</w:t>
      </w:r>
      <w:r w:rsidRPr="00220CB9">
        <w:rPr>
          <w:i/>
        </w:rPr>
        <w:t xml:space="preserve"> 45</w:t>
      </w:r>
      <w:r w:rsidRPr="00220CB9">
        <w:t xml:space="preserve">(1), 47-64. </w:t>
      </w:r>
    </w:p>
    <w:p w14:paraId="0EC235C3" w14:textId="77777777" w:rsidR="00220CB9" w:rsidRPr="00220CB9" w:rsidRDefault="00220CB9" w:rsidP="00220CB9">
      <w:pPr>
        <w:pStyle w:val="EndNoteBibliography"/>
        <w:ind w:left="720" w:hanging="720"/>
      </w:pPr>
      <w:r w:rsidRPr="00220CB9">
        <w:t xml:space="preserve">Dueck, D. (2009). </w:t>
      </w:r>
      <w:r w:rsidRPr="00220CB9">
        <w:rPr>
          <w:i/>
        </w:rPr>
        <w:t>Affinity propagation: clustering data by passing messages</w:t>
      </w:r>
      <w:r w:rsidRPr="00220CB9">
        <w:t xml:space="preserve">. University of Toronto Toronto, ON, Canada. </w:t>
      </w:r>
    </w:p>
    <w:p w14:paraId="588A54E7" w14:textId="77777777" w:rsidR="00220CB9" w:rsidRPr="00220CB9" w:rsidRDefault="00220CB9" w:rsidP="00220CB9">
      <w:pPr>
        <w:pStyle w:val="EndNoteBibliography"/>
        <w:ind w:left="720" w:hanging="720"/>
      </w:pPr>
      <w:r w:rsidRPr="00220CB9">
        <w:t>Ehresmann, A. C., &amp; Vanbremeersch, J.-P. (2011, 2011//). Analysis of Complex Events in Memory Evolutive Systems. Towards a Service-Based Internet. ServiceWave 2010 Workshops, Berlin, Heidelberg.</w:t>
      </w:r>
    </w:p>
    <w:p w14:paraId="6D11E557" w14:textId="77777777" w:rsidR="00220CB9" w:rsidRPr="00220CB9" w:rsidRDefault="00220CB9" w:rsidP="00220CB9">
      <w:pPr>
        <w:pStyle w:val="EndNoteBibliography"/>
        <w:ind w:left="720" w:hanging="720"/>
      </w:pPr>
      <w:r w:rsidRPr="00220CB9">
        <w:t xml:space="preserve">Feeny, S., &amp; Miller-Dawkins, M. (2016). Household Vulnerability and Resilience to Economic Shocks in Melanesia: An Overview. </w:t>
      </w:r>
      <w:r w:rsidRPr="00220CB9">
        <w:rPr>
          <w:i/>
        </w:rPr>
        <w:t>Household Vulnerability and Resilience to Economic Shocks</w:t>
      </w:r>
      <w:r w:rsidRPr="00220CB9">
        <w:t xml:space="preserve">, 1-22. </w:t>
      </w:r>
    </w:p>
    <w:p w14:paraId="555DFEEC" w14:textId="77777777" w:rsidR="00220CB9" w:rsidRPr="00220CB9" w:rsidRDefault="00220CB9" w:rsidP="00220CB9">
      <w:pPr>
        <w:pStyle w:val="EndNoteBibliography"/>
        <w:ind w:left="720" w:hanging="720"/>
      </w:pPr>
      <w:r w:rsidRPr="00220CB9">
        <w:t xml:space="preserve">Fleming, J., &amp; Ledogar, R. J. (2008). Resilience, an evolving concept: A review of literature relevant to Aboriginal research. </w:t>
      </w:r>
      <w:r w:rsidRPr="00220CB9">
        <w:rPr>
          <w:i/>
        </w:rPr>
        <w:t>Pimatisiwin</w:t>
      </w:r>
      <w:r w:rsidRPr="00220CB9">
        <w:t>,</w:t>
      </w:r>
      <w:r w:rsidRPr="00220CB9">
        <w:rPr>
          <w:i/>
        </w:rPr>
        <w:t xml:space="preserve"> 6</w:t>
      </w:r>
      <w:r w:rsidRPr="00220CB9">
        <w:t xml:space="preserve">(2), 7. </w:t>
      </w:r>
    </w:p>
    <w:p w14:paraId="12C12F74" w14:textId="77777777" w:rsidR="00220CB9" w:rsidRPr="00220CB9" w:rsidRDefault="00220CB9" w:rsidP="00220CB9">
      <w:pPr>
        <w:pStyle w:val="EndNoteBibliography"/>
        <w:ind w:left="720" w:hanging="720"/>
      </w:pPr>
      <w:r w:rsidRPr="00220CB9">
        <w:t xml:space="preserve">Gandomi, A., &amp; Haider, M. (2015). Beyond the hype: Big data concepts, methods, and analytics. </w:t>
      </w:r>
      <w:r w:rsidRPr="00220CB9">
        <w:rPr>
          <w:i/>
        </w:rPr>
        <w:t>International journal of information management</w:t>
      </w:r>
      <w:r w:rsidRPr="00220CB9">
        <w:t>,</w:t>
      </w:r>
      <w:r w:rsidRPr="00220CB9">
        <w:rPr>
          <w:i/>
        </w:rPr>
        <w:t xml:space="preserve"> 35</w:t>
      </w:r>
      <w:r w:rsidRPr="00220CB9">
        <w:t xml:space="preserve">(2), 137-144. </w:t>
      </w:r>
    </w:p>
    <w:p w14:paraId="29F31DD9" w14:textId="596DF7B6" w:rsidR="00220CB9" w:rsidRPr="00220CB9" w:rsidRDefault="00220CB9" w:rsidP="00220CB9">
      <w:pPr>
        <w:pStyle w:val="EndNoteBibliography"/>
        <w:ind w:left="720" w:hanging="720"/>
      </w:pPr>
      <w:r w:rsidRPr="00220CB9">
        <w:t xml:space="preserve">Ghosh, A. (2015). Thinking in Systems. In (pp. 1-17). Springer International Publishing. </w:t>
      </w:r>
      <w:hyperlink r:id="rId40" w:history="1">
        <w:r w:rsidRPr="00220CB9">
          <w:rPr>
            <w:rStyle w:val="Hyperlink"/>
          </w:rPr>
          <w:t>https://doi.org/10.1007/978-3-319-10735-6_1</w:t>
        </w:r>
      </w:hyperlink>
      <w:r w:rsidRPr="00220CB9">
        <w:t xml:space="preserve"> </w:t>
      </w:r>
    </w:p>
    <w:p w14:paraId="4FC91C77" w14:textId="77777777" w:rsidR="00220CB9" w:rsidRPr="00220CB9" w:rsidRDefault="00220CB9" w:rsidP="00220CB9">
      <w:pPr>
        <w:pStyle w:val="EndNoteBibliography"/>
        <w:ind w:left="720" w:hanging="720"/>
      </w:pPr>
      <w:r w:rsidRPr="00B93536">
        <w:t xml:space="preserve">Habibi, M., &amp; Popescu-Belis, A. (2015). </w:t>
      </w:r>
      <w:r w:rsidRPr="00220CB9">
        <w:t xml:space="preserve">Keyword extraction and clustering for document recommendation in conversations. </w:t>
      </w:r>
      <w:r w:rsidRPr="00220CB9">
        <w:rPr>
          <w:i/>
        </w:rPr>
        <w:t>IEEE/ACM Transactions on audio, speech, and language processing</w:t>
      </w:r>
      <w:r w:rsidRPr="00220CB9">
        <w:t>,</w:t>
      </w:r>
      <w:r w:rsidRPr="00220CB9">
        <w:rPr>
          <w:i/>
        </w:rPr>
        <w:t xml:space="preserve"> 23</w:t>
      </w:r>
      <w:r w:rsidRPr="00220CB9">
        <w:t xml:space="preserve">(4), 746-759. </w:t>
      </w:r>
    </w:p>
    <w:p w14:paraId="07CA5BCF" w14:textId="77777777" w:rsidR="00220CB9" w:rsidRPr="00220CB9" w:rsidRDefault="00220CB9" w:rsidP="00220CB9">
      <w:pPr>
        <w:pStyle w:val="EndNoteBibliography"/>
        <w:ind w:left="720" w:hanging="720"/>
      </w:pPr>
      <w:r w:rsidRPr="00220CB9">
        <w:t xml:space="preserve">Handcock, M. S., &amp; Jones, J. H. (2004). Likelihood-based inference for stochastic models of sexual network formation. </w:t>
      </w:r>
      <w:r w:rsidRPr="00220CB9">
        <w:rPr>
          <w:i/>
        </w:rPr>
        <w:t>Theoretical population biology</w:t>
      </w:r>
      <w:r w:rsidRPr="00220CB9">
        <w:t>,</w:t>
      </w:r>
      <w:r w:rsidRPr="00220CB9">
        <w:rPr>
          <w:i/>
        </w:rPr>
        <w:t xml:space="preserve"> 65</w:t>
      </w:r>
      <w:r w:rsidRPr="00220CB9">
        <w:t xml:space="preserve">(4), 413-422. </w:t>
      </w:r>
    </w:p>
    <w:p w14:paraId="6BCF1638" w14:textId="17918CCE" w:rsidR="00220CB9" w:rsidRPr="00220CB9" w:rsidRDefault="00220CB9" w:rsidP="00220CB9">
      <w:pPr>
        <w:pStyle w:val="EndNoteBibliography"/>
        <w:ind w:left="720" w:hanging="720"/>
      </w:pPr>
      <w:r w:rsidRPr="00220CB9">
        <w:t xml:space="preserve">Hanson, R., &amp; Rees, M. J. (2008). Catastrophe, social collapse, and human extinction. In N. Bostrom &amp; M. M. Cirkovic (Eds.), </w:t>
      </w:r>
      <w:r w:rsidRPr="00220CB9">
        <w:rPr>
          <w:i/>
        </w:rPr>
        <w:t>Global Catastrophic Risks</w:t>
      </w:r>
      <w:r w:rsidRPr="00220CB9">
        <w:t xml:space="preserve"> (pp. 0). Oxford University Press. </w:t>
      </w:r>
      <w:hyperlink r:id="rId41" w:history="1">
        <w:r w:rsidRPr="00220CB9">
          <w:rPr>
            <w:rStyle w:val="Hyperlink"/>
          </w:rPr>
          <w:t>https://doi.org/10.1093/oso/9780198570509.003.0023</w:t>
        </w:r>
      </w:hyperlink>
      <w:r w:rsidRPr="00220CB9">
        <w:t xml:space="preserve"> </w:t>
      </w:r>
    </w:p>
    <w:p w14:paraId="70AF9A04" w14:textId="77777777" w:rsidR="00220CB9" w:rsidRPr="00220CB9" w:rsidRDefault="00220CB9" w:rsidP="00220CB9">
      <w:pPr>
        <w:pStyle w:val="EndNoteBibliography"/>
        <w:ind w:left="720" w:hanging="720"/>
      </w:pPr>
      <w:r w:rsidRPr="00220CB9">
        <w:t xml:space="preserve">Havumetsä, N. (2023). Lexical borrowing in journalism in a time of political crisis. </w:t>
      </w:r>
      <w:r w:rsidRPr="00220CB9">
        <w:rPr>
          <w:i/>
        </w:rPr>
        <w:t>Perspectives</w:t>
      </w:r>
      <w:r w:rsidRPr="00220CB9">
        <w:t>,</w:t>
      </w:r>
      <w:r w:rsidRPr="00220CB9">
        <w:rPr>
          <w:i/>
        </w:rPr>
        <w:t xml:space="preserve"> 31</w:t>
      </w:r>
      <w:r w:rsidRPr="00220CB9">
        <w:t xml:space="preserve">(3), 562-575. </w:t>
      </w:r>
    </w:p>
    <w:p w14:paraId="5A033A9C" w14:textId="6694F78D" w:rsidR="00220CB9" w:rsidRPr="00220CB9" w:rsidRDefault="00220CB9" w:rsidP="00220CB9">
      <w:pPr>
        <w:pStyle w:val="EndNoteBibliography"/>
        <w:ind w:left="720" w:hanging="720"/>
      </w:pPr>
      <w:r w:rsidRPr="00220CB9">
        <w:t xml:space="preserve">Homer-Dixon, T., Walker, B., Biggs, R., Crépin, A.-S., Folke, C., Lambin, E. F., Peterson, G. D., Rockström, J., Scheffer, M., Steffen, W., &amp; Troell, M. (2015). Synchronous failure: the emerging </w:t>
      </w:r>
      <w:r w:rsidRPr="00220CB9">
        <w:lastRenderedPageBreak/>
        <w:t xml:space="preserve">causal architecture of global crisis. </w:t>
      </w:r>
      <w:r w:rsidRPr="00220CB9">
        <w:rPr>
          <w:i/>
        </w:rPr>
        <w:t>Ecology and Society</w:t>
      </w:r>
      <w:r w:rsidRPr="00220CB9">
        <w:t>,</w:t>
      </w:r>
      <w:r w:rsidRPr="00220CB9">
        <w:rPr>
          <w:i/>
        </w:rPr>
        <w:t xml:space="preserve"> 20</w:t>
      </w:r>
      <w:r w:rsidRPr="00220CB9">
        <w:t xml:space="preserve">(3). </w:t>
      </w:r>
      <w:hyperlink r:id="rId42" w:history="1">
        <w:r w:rsidRPr="00220CB9">
          <w:rPr>
            <w:rStyle w:val="Hyperlink"/>
          </w:rPr>
          <w:t>http://www.jstor.org/stable/26270255</w:t>
        </w:r>
      </w:hyperlink>
      <w:r w:rsidRPr="00220CB9">
        <w:t xml:space="preserve"> </w:t>
      </w:r>
    </w:p>
    <w:p w14:paraId="3E63079B" w14:textId="77777777" w:rsidR="00220CB9" w:rsidRPr="00220CB9" w:rsidRDefault="00220CB9" w:rsidP="00220CB9">
      <w:pPr>
        <w:pStyle w:val="EndNoteBibliography"/>
        <w:ind w:left="720" w:hanging="720"/>
      </w:pPr>
      <w:r w:rsidRPr="00B93536">
        <w:rPr>
          <w:lang w:val="de-DE"/>
        </w:rPr>
        <w:t xml:space="preserve">Jayanetti, H. R., Frydenlund, E., &amp; Weigle, M. C. (2023). </w:t>
      </w:r>
      <w:r w:rsidRPr="00220CB9">
        <w:t xml:space="preserve">Xenophobic Events vs. Refugee Population--Using GDELT to Identify Countries with Disproportionate Coverage. </w:t>
      </w:r>
      <w:r w:rsidRPr="00220CB9">
        <w:rPr>
          <w:i/>
        </w:rPr>
        <w:t>arXiv preprint arXiv:2308.05038</w:t>
      </w:r>
      <w:r w:rsidRPr="00220CB9">
        <w:t xml:space="preserve">. </w:t>
      </w:r>
    </w:p>
    <w:p w14:paraId="20E0BFB3" w14:textId="77777777" w:rsidR="00220CB9" w:rsidRPr="00220CB9" w:rsidRDefault="00220CB9" w:rsidP="00220CB9">
      <w:pPr>
        <w:pStyle w:val="EndNoteBibliography"/>
        <w:ind w:left="720" w:hanging="720"/>
      </w:pPr>
      <w:r w:rsidRPr="00220CB9">
        <w:t xml:space="preserve">Jenelius, E., &amp; Mattsson, L.-G. (2020). Resilience of Transport Systems. In. </w:t>
      </w:r>
    </w:p>
    <w:p w14:paraId="1337E3A9" w14:textId="77777777" w:rsidR="00220CB9" w:rsidRPr="00220CB9" w:rsidRDefault="00220CB9" w:rsidP="00220CB9">
      <w:pPr>
        <w:pStyle w:val="EndNoteBibliography"/>
        <w:ind w:left="720" w:hanging="720"/>
      </w:pPr>
      <w:r w:rsidRPr="00220CB9">
        <w:t xml:space="preserve">Jenkins, C. J., Taylor, C. L., Abbott, M., Maher, T. V., &amp; Peterson, L. (2012). The World Handbook of political indicators IV: An introduction and codebook. </w:t>
      </w:r>
      <w:r w:rsidRPr="00220CB9">
        <w:rPr>
          <w:i/>
        </w:rPr>
        <w:t>Mershon Center for International Security Studies, The Ohio State University</w:t>
      </w:r>
      <w:r w:rsidRPr="00220CB9">
        <w:t xml:space="preserve">. </w:t>
      </w:r>
    </w:p>
    <w:p w14:paraId="5590EC35" w14:textId="77777777" w:rsidR="00220CB9" w:rsidRPr="00220CB9" w:rsidRDefault="00220CB9" w:rsidP="00220CB9">
      <w:pPr>
        <w:pStyle w:val="EndNoteBibliography"/>
        <w:ind w:left="720" w:hanging="720"/>
      </w:pPr>
      <w:r w:rsidRPr="00B93536">
        <w:rPr>
          <w:lang w:val="de-DE"/>
        </w:rPr>
        <w:t xml:space="preserve">Jones, S. M., Nwala, A. C., Klein, M., Weigle, M. C., &amp; Nelson, M. L. (2020). </w:t>
      </w:r>
      <w:r w:rsidRPr="00220CB9">
        <w:t xml:space="preserve">SHARI--An Integration of Tools to Visualize the Story of the Day. </w:t>
      </w:r>
      <w:r w:rsidRPr="00220CB9">
        <w:rPr>
          <w:i/>
        </w:rPr>
        <w:t>arXiv preprint arXiv:2008.00139</w:t>
      </w:r>
      <w:r w:rsidRPr="00220CB9">
        <w:t xml:space="preserve">. </w:t>
      </w:r>
    </w:p>
    <w:p w14:paraId="03BA8674" w14:textId="77777777" w:rsidR="00220CB9" w:rsidRPr="00220CB9" w:rsidRDefault="00220CB9" w:rsidP="00220CB9">
      <w:pPr>
        <w:pStyle w:val="EndNoteBibliography"/>
        <w:ind w:left="720" w:hanging="720"/>
      </w:pPr>
      <w:r w:rsidRPr="00220CB9">
        <w:t xml:space="preserve">Jones, S. M., Weigle, M. C., &amp; Nelson, M. L. (2021). Hypercane: toolkit for summarizing large collections of archived webpages. </w:t>
      </w:r>
      <w:r w:rsidRPr="00220CB9">
        <w:rPr>
          <w:i/>
        </w:rPr>
        <w:t>ACM SIGWEB Newsletter</w:t>
      </w:r>
      <w:r w:rsidRPr="00220CB9">
        <w:t>,</w:t>
      </w:r>
      <w:r w:rsidRPr="00220CB9">
        <w:rPr>
          <w:i/>
        </w:rPr>
        <w:t xml:space="preserve"> 2021</w:t>
      </w:r>
      <w:r w:rsidRPr="00220CB9">
        <w:t xml:space="preserve">(Summer), 1-14. </w:t>
      </w:r>
    </w:p>
    <w:p w14:paraId="626B638C" w14:textId="1A35BC46" w:rsidR="00220CB9" w:rsidRPr="00220CB9" w:rsidRDefault="00220CB9" w:rsidP="00220CB9">
      <w:pPr>
        <w:pStyle w:val="EndNoteBibliography"/>
        <w:ind w:left="720" w:hanging="720"/>
      </w:pPr>
      <w:r w:rsidRPr="00220CB9">
        <w:t xml:space="preserve">Kantz, H. (2010). Dynamics and Statistics of Extreme Events. In (pp. 205-216). Springer London. </w:t>
      </w:r>
      <w:hyperlink r:id="rId43" w:history="1">
        <w:r w:rsidRPr="00220CB9">
          <w:rPr>
            <w:rStyle w:val="Hyperlink"/>
          </w:rPr>
          <w:t>https://doi.org/10.1007/978-1-84996-396-1_10</w:t>
        </w:r>
      </w:hyperlink>
      <w:r w:rsidRPr="00220CB9">
        <w:t xml:space="preserve"> </w:t>
      </w:r>
    </w:p>
    <w:p w14:paraId="6C228C37" w14:textId="77777777" w:rsidR="00220CB9" w:rsidRPr="00220CB9" w:rsidRDefault="00220CB9" w:rsidP="00220CB9">
      <w:pPr>
        <w:pStyle w:val="EndNoteBibliography"/>
        <w:ind w:left="720" w:hanging="720"/>
      </w:pPr>
      <w:r w:rsidRPr="00220CB9">
        <w:t xml:space="preserve">Keck, M., &amp; Sakdapolrak, P. (2013). What is social resilience? Lessons learned and ways forward. </w:t>
      </w:r>
      <w:r w:rsidRPr="00220CB9">
        <w:rPr>
          <w:i/>
        </w:rPr>
        <w:t>Erdkunde</w:t>
      </w:r>
      <w:r w:rsidRPr="00220CB9">
        <w:t xml:space="preserve">, 5-19. </w:t>
      </w:r>
    </w:p>
    <w:p w14:paraId="7B1449DF" w14:textId="77777777" w:rsidR="00220CB9" w:rsidRPr="00220CB9" w:rsidRDefault="00220CB9" w:rsidP="00220CB9">
      <w:pPr>
        <w:pStyle w:val="EndNoteBibliography"/>
        <w:ind w:left="720" w:hanging="720"/>
      </w:pPr>
      <w:r w:rsidRPr="00220CB9">
        <w:t xml:space="preserve">Khan, M., Alharbi, Y., Alferaidi, A., Alharbi, T. S., &amp; Yadav, K. (2023). Metadata for Efficient Management of Digital News Articles in Multilingual News Archives. </w:t>
      </w:r>
      <w:r w:rsidRPr="00220CB9">
        <w:rPr>
          <w:i/>
        </w:rPr>
        <w:t>SAGE Open</w:t>
      </w:r>
      <w:r w:rsidRPr="00220CB9">
        <w:t>,</w:t>
      </w:r>
      <w:r w:rsidRPr="00220CB9">
        <w:rPr>
          <w:i/>
        </w:rPr>
        <w:t xml:space="preserve"> 13</w:t>
      </w:r>
      <w:r w:rsidRPr="00220CB9">
        <w:t xml:space="preserve">(4), 21582440231201368. </w:t>
      </w:r>
    </w:p>
    <w:p w14:paraId="28014A7E" w14:textId="77777777" w:rsidR="00220CB9" w:rsidRPr="00220CB9" w:rsidRDefault="00220CB9" w:rsidP="00220CB9">
      <w:pPr>
        <w:pStyle w:val="EndNoteBibliography"/>
        <w:ind w:left="720" w:hanging="720"/>
      </w:pPr>
      <w:r w:rsidRPr="00220CB9">
        <w:t xml:space="preserve">Kirmayer, L. J., Dandeneau, S., Marshall, E., Phillips, M. K., &amp; Williamson, K. J. (2011). Rethinking resilience from indigenous perspectives. </w:t>
      </w:r>
      <w:r w:rsidRPr="00220CB9">
        <w:rPr>
          <w:i/>
        </w:rPr>
        <w:t>The Canadian Journal of Psychiatry</w:t>
      </w:r>
      <w:r w:rsidRPr="00220CB9">
        <w:t>,</w:t>
      </w:r>
      <w:r w:rsidRPr="00220CB9">
        <w:rPr>
          <w:i/>
        </w:rPr>
        <w:t xml:space="preserve"> 56</w:t>
      </w:r>
      <w:r w:rsidRPr="00220CB9">
        <w:t xml:space="preserve">(2), 84-91. </w:t>
      </w:r>
    </w:p>
    <w:p w14:paraId="3BF5FA05" w14:textId="77777777" w:rsidR="00220CB9" w:rsidRPr="00220CB9" w:rsidRDefault="00220CB9" w:rsidP="00220CB9">
      <w:pPr>
        <w:pStyle w:val="EndNoteBibliography"/>
        <w:ind w:left="720" w:hanging="720"/>
      </w:pPr>
      <w:r w:rsidRPr="00220CB9">
        <w:t xml:space="preserve">Leetaru, K., &amp; Schrodt, P. A. (2013). Gdelt: Global data on events, location, and tone, 1979–2012. ISA annual convention, </w:t>
      </w:r>
    </w:p>
    <w:p w14:paraId="6D43FD80" w14:textId="77777777" w:rsidR="00220CB9" w:rsidRPr="00220CB9" w:rsidRDefault="00220CB9" w:rsidP="00220CB9">
      <w:pPr>
        <w:pStyle w:val="EndNoteBibliography"/>
        <w:ind w:left="720" w:hanging="720"/>
      </w:pPr>
      <w:r w:rsidRPr="00220CB9">
        <w:t xml:space="preserve">Lloyd, L., Kechagias, D., &amp; Skiena, S. (2005). Lydia: A system for large-scale news analysis. International Symposium on String Processing and Information Retrieval, </w:t>
      </w:r>
    </w:p>
    <w:p w14:paraId="2BB2507C" w14:textId="77777777" w:rsidR="00220CB9" w:rsidRPr="00220CB9" w:rsidRDefault="00220CB9" w:rsidP="00220CB9">
      <w:pPr>
        <w:pStyle w:val="EndNoteBibliography"/>
        <w:ind w:left="720" w:hanging="720"/>
      </w:pPr>
      <w:r w:rsidRPr="00220CB9">
        <w:t xml:space="preserve">Luthar, S. S. (2015). Resilience in development: A synthesis of research across five decades. </w:t>
      </w:r>
      <w:r w:rsidRPr="00220CB9">
        <w:rPr>
          <w:i/>
        </w:rPr>
        <w:t>Developmental psychopathology: Volume three: Risk, disorder, and adaptation</w:t>
      </w:r>
      <w:r w:rsidRPr="00220CB9">
        <w:t xml:space="preserve">, 739-795. </w:t>
      </w:r>
    </w:p>
    <w:p w14:paraId="417AB91B" w14:textId="77777777" w:rsidR="00220CB9" w:rsidRPr="00220CB9" w:rsidRDefault="00220CB9" w:rsidP="00220CB9">
      <w:pPr>
        <w:pStyle w:val="EndNoteBibliography"/>
        <w:ind w:left="720" w:hanging="720"/>
      </w:pPr>
      <w:r w:rsidRPr="00220CB9">
        <w:t xml:space="preserve">Maguire, B., &amp; Hagan, P. (2007). Disasters and communities: Understanding social resilience. </w:t>
      </w:r>
      <w:r w:rsidRPr="00220CB9">
        <w:rPr>
          <w:i/>
        </w:rPr>
        <w:t>Australian Journal of Emergency Management, The</w:t>
      </w:r>
      <w:r w:rsidRPr="00220CB9">
        <w:t>,</w:t>
      </w:r>
      <w:r w:rsidRPr="00220CB9">
        <w:rPr>
          <w:i/>
        </w:rPr>
        <w:t xml:space="preserve"> 22</w:t>
      </w:r>
      <w:r w:rsidRPr="00220CB9">
        <w:t xml:space="preserve">(2), 16-20. </w:t>
      </w:r>
    </w:p>
    <w:p w14:paraId="571F9C26" w14:textId="77777777" w:rsidR="00220CB9" w:rsidRPr="00220CB9" w:rsidRDefault="00220CB9" w:rsidP="00220CB9">
      <w:pPr>
        <w:pStyle w:val="EndNoteBibliography"/>
        <w:ind w:left="720" w:hanging="720"/>
      </w:pPr>
      <w:r w:rsidRPr="00220CB9">
        <w:t xml:space="preserve">Mir, S., Lu, S.-H., Cantor, D., &amp; Hofer, C. (2018). Content analysis in SCM research: past uses and future research opportunities. </w:t>
      </w:r>
      <w:r w:rsidRPr="00220CB9">
        <w:rPr>
          <w:i/>
        </w:rPr>
        <w:t>The International Journal of Logistics Management</w:t>
      </w:r>
      <w:r w:rsidRPr="00220CB9">
        <w:t>,</w:t>
      </w:r>
      <w:r w:rsidRPr="00220CB9">
        <w:rPr>
          <w:i/>
        </w:rPr>
        <w:t xml:space="preserve"> 29</w:t>
      </w:r>
      <w:r w:rsidRPr="00220CB9">
        <w:t xml:space="preserve">(1), 152-190. </w:t>
      </w:r>
    </w:p>
    <w:p w14:paraId="233C43F5" w14:textId="349A71F1" w:rsidR="00220CB9" w:rsidRPr="00220CB9" w:rsidRDefault="00220CB9" w:rsidP="00220CB9">
      <w:pPr>
        <w:pStyle w:val="EndNoteBibliography"/>
        <w:ind w:left="720" w:hanging="720"/>
      </w:pPr>
      <w:r w:rsidRPr="00220CB9">
        <w:t xml:space="preserve">OECD. (2014). </w:t>
      </w:r>
      <w:r w:rsidRPr="00220CB9">
        <w:rPr>
          <w:i/>
        </w:rPr>
        <w:t>Guidelines for Resilience Systems Analysis: How to Analyse Risk and Build a Roadmap to Resilience</w:t>
      </w:r>
      <w:r w:rsidRPr="00220CB9">
        <w:t xml:space="preserve">. </w:t>
      </w:r>
      <w:hyperlink r:id="rId44" w:history="1">
        <w:r w:rsidRPr="00220CB9">
          <w:rPr>
            <w:rStyle w:val="Hyperlink"/>
          </w:rPr>
          <w:t>https://doi.org/doi:https://doi.org/10.1787/3b1d3efe-en</w:t>
        </w:r>
      </w:hyperlink>
      <w:r w:rsidRPr="00220CB9">
        <w:t xml:space="preserve"> </w:t>
      </w:r>
    </w:p>
    <w:p w14:paraId="79CF583C" w14:textId="77777777" w:rsidR="00220CB9" w:rsidRPr="00220CB9" w:rsidRDefault="00220CB9" w:rsidP="00220CB9">
      <w:pPr>
        <w:pStyle w:val="EndNoteBibliography"/>
        <w:ind w:left="720" w:hanging="720"/>
      </w:pPr>
      <w:r w:rsidRPr="00220CB9">
        <w:t xml:space="preserve">Oleinik, A. (2021). Uses of content analysis in economic sciences: An overview of the current situation and prospects. </w:t>
      </w:r>
      <w:r w:rsidRPr="00220CB9">
        <w:rPr>
          <w:i/>
        </w:rPr>
        <w:t>VOPROSY ECONOMIKI</w:t>
      </w:r>
      <w:r w:rsidRPr="00220CB9">
        <w:t xml:space="preserve">(4). </w:t>
      </w:r>
    </w:p>
    <w:p w14:paraId="22B33405" w14:textId="27C3E89C" w:rsidR="00220CB9" w:rsidRPr="00220CB9" w:rsidRDefault="00220CB9" w:rsidP="00220CB9">
      <w:pPr>
        <w:pStyle w:val="EndNoteBibliography"/>
        <w:ind w:left="720" w:hanging="720"/>
      </w:pPr>
      <w:r w:rsidRPr="00220CB9">
        <w:t xml:space="preserve">Olteanu, A., Castillo, C., Diaz, F., &amp; Vieweg, S. (2014a). CrisisLex: A Lexicon for Collecting and Filtering Microblogged Communications in Crises. </w:t>
      </w:r>
      <w:r w:rsidRPr="00220CB9">
        <w:rPr>
          <w:i/>
        </w:rPr>
        <w:t>Proceedings of the International AAAI Conference on Web and Social Media</w:t>
      </w:r>
      <w:r w:rsidRPr="00220CB9">
        <w:t>,</w:t>
      </w:r>
      <w:r w:rsidRPr="00220CB9">
        <w:rPr>
          <w:i/>
        </w:rPr>
        <w:t xml:space="preserve"> 8</w:t>
      </w:r>
      <w:r w:rsidRPr="00220CB9">
        <w:t xml:space="preserve">(1), 376-385. </w:t>
      </w:r>
      <w:hyperlink r:id="rId45" w:history="1">
        <w:r w:rsidRPr="00220CB9">
          <w:rPr>
            <w:rStyle w:val="Hyperlink"/>
          </w:rPr>
          <w:t>https://doi.org/10.1609/icwsm.v8i1.14538</w:t>
        </w:r>
      </w:hyperlink>
      <w:r w:rsidRPr="00220CB9">
        <w:t xml:space="preserve"> </w:t>
      </w:r>
    </w:p>
    <w:p w14:paraId="385ADE6D" w14:textId="77777777" w:rsidR="00220CB9" w:rsidRPr="00220CB9" w:rsidRDefault="00220CB9" w:rsidP="00220CB9">
      <w:pPr>
        <w:pStyle w:val="EndNoteBibliography"/>
        <w:ind w:left="720" w:hanging="720"/>
      </w:pPr>
      <w:r w:rsidRPr="00220CB9">
        <w:t xml:space="preserve">Olteanu, A., Castillo, C., Diaz, F., &amp; Vieweg, S. (2014b). Crisislex: A lexicon for collecting and filtering microblogged communications in crises. Proceedings of the international AAAI conference on web and social media, </w:t>
      </w:r>
    </w:p>
    <w:p w14:paraId="6712300C" w14:textId="77777777" w:rsidR="00220CB9" w:rsidRPr="00220CB9" w:rsidRDefault="00220CB9" w:rsidP="00220CB9">
      <w:pPr>
        <w:pStyle w:val="EndNoteBibliography"/>
        <w:ind w:left="720" w:hanging="720"/>
      </w:pPr>
      <w:r w:rsidRPr="00220CB9">
        <w:t xml:space="preserve">Pohl, D., Bouchachia, A., &amp; Hellwagner, H. (2012). Supporting crisis management via sub-event detection in social networks. 2012 IEEE 21st International Workshop on Enabling Technologies: Infrastructure for Collaborative Enterprises, </w:t>
      </w:r>
    </w:p>
    <w:p w14:paraId="53F35C0C" w14:textId="042966BE" w:rsidR="00220CB9" w:rsidRPr="00220CB9" w:rsidRDefault="00220CB9" w:rsidP="00220CB9">
      <w:pPr>
        <w:pStyle w:val="EndNoteBibliography"/>
        <w:ind w:left="720" w:hanging="720"/>
      </w:pPr>
      <w:r w:rsidRPr="00220CB9">
        <w:t xml:space="preserve">Pradhan, K. C., &amp; Mukherjee, S. (2018). Covariate and Idiosyncratic Shocks and Coping Strategies for Poor and Non-poor Rural Households in India. </w:t>
      </w:r>
      <w:r w:rsidRPr="00220CB9">
        <w:rPr>
          <w:i/>
        </w:rPr>
        <w:t>Journal of Quantitative Economics</w:t>
      </w:r>
      <w:r w:rsidRPr="00220CB9">
        <w:t>,</w:t>
      </w:r>
      <w:r w:rsidRPr="00220CB9">
        <w:rPr>
          <w:i/>
        </w:rPr>
        <w:t xml:space="preserve"> 16</w:t>
      </w:r>
      <w:r w:rsidRPr="00220CB9">
        <w:t xml:space="preserve">(1), 101-127. </w:t>
      </w:r>
      <w:hyperlink r:id="rId46" w:history="1">
        <w:r w:rsidRPr="00220CB9">
          <w:rPr>
            <w:rStyle w:val="Hyperlink"/>
          </w:rPr>
          <w:t>https://doi.org/10.1007/s40953-017-0073-8</w:t>
        </w:r>
      </w:hyperlink>
      <w:r w:rsidRPr="00220CB9">
        <w:t xml:space="preserve"> </w:t>
      </w:r>
    </w:p>
    <w:p w14:paraId="58C73522" w14:textId="54562398" w:rsidR="00220CB9" w:rsidRPr="00220CB9" w:rsidRDefault="00220CB9" w:rsidP="00220CB9">
      <w:pPr>
        <w:pStyle w:val="EndNoteBibliography"/>
        <w:ind w:left="720" w:hanging="720"/>
      </w:pPr>
      <w:r w:rsidRPr="00220CB9">
        <w:t xml:space="preserve">Project, T. G. (2015). </w:t>
      </w:r>
      <w:r w:rsidRPr="00220CB9">
        <w:rPr>
          <w:i/>
        </w:rPr>
        <w:t>GDELT 2.0: Our Global World in Realtime</w:t>
      </w:r>
      <w:r w:rsidRPr="00220CB9">
        <w:t xml:space="preserve">. </w:t>
      </w:r>
      <w:hyperlink r:id="rId47" w:history="1">
        <w:r w:rsidRPr="00220CB9">
          <w:rPr>
            <w:rStyle w:val="Hyperlink"/>
          </w:rPr>
          <w:t>https://blog.gdeltproject.org/gdelt-2-0-our-global-world-in-realtime/</w:t>
        </w:r>
      </w:hyperlink>
    </w:p>
    <w:p w14:paraId="5B1CD549" w14:textId="19D195F9" w:rsidR="00220CB9" w:rsidRPr="00220CB9" w:rsidRDefault="00220CB9" w:rsidP="00220CB9">
      <w:pPr>
        <w:pStyle w:val="EndNoteBibliography"/>
        <w:ind w:left="720" w:hanging="720"/>
      </w:pPr>
      <w:r w:rsidRPr="00220CB9">
        <w:t xml:space="preserve">Project, T. G. (2017). GDELT 2.0 Television API Debuts! </w:t>
      </w:r>
      <w:hyperlink r:id="rId48" w:history="1">
        <w:r w:rsidRPr="00220CB9">
          <w:rPr>
            <w:rStyle w:val="Hyperlink"/>
          </w:rPr>
          <w:t>https://blog.gdeltproject.org/gdelt-2-0-television-api-debuts/</w:t>
        </w:r>
      </w:hyperlink>
      <w:r w:rsidRPr="00220CB9">
        <w:t xml:space="preserve"> </w:t>
      </w:r>
    </w:p>
    <w:p w14:paraId="386B7C6C" w14:textId="55BA0BE0" w:rsidR="00220CB9" w:rsidRPr="00220CB9" w:rsidRDefault="00220CB9" w:rsidP="00220CB9">
      <w:pPr>
        <w:pStyle w:val="EndNoteBibliography"/>
        <w:ind w:left="720" w:hanging="720"/>
      </w:pPr>
      <w:r w:rsidRPr="00220CB9">
        <w:t xml:space="preserve">Project, T. G. (2021). </w:t>
      </w:r>
      <w:r w:rsidRPr="00220CB9">
        <w:rPr>
          <w:i/>
        </w:rPr>
        <w:t>New November 2021 GKG 2.0 Themes Lookup.</w:t>
      </w:r>
      <w:r w:rsidRPr="00220CB9">
        <w:t xml:space="preserve"> </w:t>
      </w:r>
      <w:hyperlink r:id="rId49" w:history="1">
        <w:r w:rsidRPr="00220CB9">
          <w:rPr>
            <w:rStyle w:val="Hyperlink"/>
          </w:rPr>
          <w:t>https://blog.gdeltproject.org/new-november-2021-gkg-2-0-themes-lookup/</w:t>
        </w:r>
      </w:hyperlink>
    </w:p>
    <w:p w14:paraId="3F79942A" w14:textId="1F0C584E" w:rsidR="00220CB9" w:rsidRPr="00220CB9" w:rsidRDefault="00220CB9" w:rsidP="00220CB9">
      <w:pPr>
        <w:pStyle w:val="EndNoteBibliography"/>
        <w:ind w:left="720" w:hanging="720"/>
      </w:pPr>
      <w:r w:rsidRPr="00220CB9">
        <w:lastRenderedPageBreak/>
        <w:t xml:space="preserve">Quarantelli, E. L. (1995). Editor's Introduction: What Is a Disaster? </w:t>
      </w:r>
      <w:r w:rsidRPr="00220CB9">
        <w:rPr>
          <w:i/>
        </w:rPr>
        <w:t>International Journal of Mass Emergencies &amp; Disasters</w:t>
      </w:r>
      <w:r w:rsidRPr="00220CB9">
        <w:t>,</w:t>
      </w:r>
      <w:r w:rsidRPr="00220CB9">
        <w:rPr>
          <w:i/>
        </w:rPr>
        <w:t xml:space="preserve"> 13</w:t>
      </w:r>
      <w:r w:rsidRPr="00220CB9">
        <w:t xml:space="preserve">(3), 221-229. </w:t>
      </w:r>
      <w:hyperlink r:id="rId50" w:history="1">
        <w:r w:rsidRPr="00220CB9">
          <w:rPr>
            <w:rStyle w:val="Hyperlink"/>
          </w:rPr>
          <w:t>https://doi.org/10.1177/028072709501300301</w:t>
        </w:r>
      </w:hyperlink>
      <w:r w:rsidRPr="00220CB9">
        <w:t xml:space="preserve"> </w:t>
      </w:r>
    </w:p>
    <w:p w14:paraId="295C613B" w14:textId="77777777" w:rsidR="00220CB9" w:rsidRPr="00187D17" w:rsidRDefault="00220CB9" w:rsidP="00220CB9">
      <w:pPr>
        <w:pStyle w:val="EndNoteBibliography"/>
        <w:ind w:left="720" w:hanging="720"/>
        <w:rPr>
          <w:lang w:val="es-CO"/>
        </w:rPr>
      </w:pPr>
      <w:r w:rsidRPr="00220CB9">
        <w:t xml:space="preserve">Rodrigues, F. H., &amp; Abel, M. (2019). What to consider about events: A survey on the ontology of occurrents. </w:t>
      </w:r>
      <w:r w:rsidRPr="00187D17">
        <w:rPr>
          <w:i/>
          <w:lang w:val="es-CO"/>
        </w:rPr>
        <w:t>Applied ontology</w:t>
      </w:r>
      <w:r w:rsidRPr="00187D17">
        <w:rPr>
          <w:lang w:val="es-CO"/>
        </w:rPr>
        <w:t>,</w:t>
      </w:r>
      <w:r w:rsidRPr="00187D17">
        <w:rPr>
          <w:i/>
          <w:lang w:val="es-CO"/>
        </w:rPr>
        <w:t xml:space="preserve"> 14</w:t>
      </w:r>
      <w:r w:rsidRPr="00187D17">
        <w:rPr>
          <w:lang w:val="es-CO"/>
        </w:rPr>
        <w:t xml:space="preserve">(4), 343-378. </w:t>
      </w:r>
    </w:p>
    <w:p w14:paraId="1B8E685F" w14:textId="77777777" w:rsidR="00220CB9" w:rsidRPr="00220CB9" w:rsidRDefault="00220CB9" w:rsidP="00220CB9">
      <w:pPr>
        <w:pStyle w:val="EndNoteBibliography"/>
        <w:ind w:left="720" w:hanging="720"/>
      </w:pPr>
      <w:r w:rsidRPr="00187D17">
        <w:rPr>
          <w:lang w:val="es-CO"/>
        </w:rPr>
        <w:t xml:space="preserve">Romero, L. D., Padilla, J. J., Palacio, K., &amp; Frydenlund, E. (2024). </w:t>
      </w:r>
      <w:r w:rsidRPr="00220CB9">
        <w:t xml:space="preserve">Mapping cooperation: insights into Colombia's humanitarian response to migration from Venezuela. </w:t>
      </w:r>
      <w:r w:rsidRPr="00220CB9">
        <w:rPr>
          <w:i/>
        </w:rPr>
        <w:t>Frontiers in Human Dynamics</w:t>
      </w:r>
      <w:r w:rsidRPr="00220CB9">
        <w:t>,</w:t>
      </w:r>
      <w:r w:rsidRPr="00220CB9">
        <w:rPr>
          <w:i/>
        </w:rPr>
        <w:t xml:space="preserve"> 6</w:t>
      </w:r>
      <w:r w:rsidRPr="00220CB9">
        <w:t xml:space="preserve">, 1345110. </w:t>
      </w:r>
    </w:p>
    <w:p w14:paraId="1CA64935" w14:textId="77777777" w:rsidR="00220CB9" w:rsidRPr="00220CB9" w:rsidRDefault="00220CB9" w:rsidP="00220CB9">
      <w:pPr>
        <w:pStyle w:val="EndNoteBibliography"/>
        <w:ind w:left="720" w:hanging="720"/>
      </w:pPr>
      <w:r w:rsidRPr="00220CB9">
        <w:t xml:space="preserve">Salem, S., Mansour, N. M., Hassan, I. H., &amp; Debian, R. A. (2022). Investigating the Role of Conceptual Metaphor in the Representation of the Syrian Human Crisis in British Newspaper Articles: A Cognitive Approach. </w:t>
      </w:r>
      <w:r w:rsidRPr="00220CB9">
        <w:rPr>
          <w:i/>
        </w:rPr>
        <w:t>Journal of Language and Literature</w:t>
      </w:r>
      <w:r w:rsidRPr="00220CB9">
        <w:t>,</w:t>
      </w:r>
      <w:r w:rsidRPr="00220CB9">
        <w:rPr>
          <w:i/>
        </w:rPr>
        <w:t xml:space="preserve"> 22</w:t>
      </w:r>
      <w:r w:rsidRPr="00220CB9">
        <w:t xml:space="preserve">(1), 1-14. </w:t>
      </w:r>
    </w:p>
    <w:p w14:paraId="3C8B9010" w14:textId="77777777" w:rsidR="00220CB9" w:rsidRPr="00220CB9" w:rsidRDefault="00220CB9" w:rsidP="00220CB9">
      <w:pPr>
        <w:pStyle w:val="EndNoteBibliography"/>
        <w:ind w:left="720" w:hanging="720"/>
      </w:pPr>
      <w:r w:rsidRPr="00220CB9">
        <w:t xml:space="preserve">Schröter, M., &amp; Storjohann, P. (2015). Patterns of discourse semantics: A corpus-assisted study of financial crisis in British newspaper discourse in 2009. </w:t>
      </w:r>
      <w:r w:rsidRPr="00220CB9">
        <w:rPr>
          <w:i/>
        </w:rPr>
        <w:t>Pragmatics and Society</w:t>
      </w:r>
      <w:r w:rsidRPr="00220CB9">
        <w:t>,</w:t>
      </w:r>
      <w:r w:rsidRPr="00220CB9">
        <w:rPr>
          <w:i/>
        </w:rPr>
        <w:t xml:space="preserve"> 6</w:t>
      </w:r>
      <w:r w:rsidRPr="00220CB9">
        <w:t xml:space="preserve">(1), 43-66. </w:t>
      </w:r>
    </w:p>
    <w:p w14:paraId="4BD53828" w14:textId="77777777" w:rsidR="00220CB9" w:rsidRPr="00187D17" w:rsidRDefault="00220CB9" w:rsidP="00220CB9">
      <w:pPr>
        <w:pStyle w:val="EndNoteBibliography"/>
        <w:ind w:left="720" w:hanging="720"/>
        <w:rPr>
          <w:lang w:val="es-CO"/>
        </w:rPr>
      </w:pPr>
      <w:r w:rsidRPr="00220CB9">
        <w:t xml:space="preserve">Shaikh, A., Mahoto, N. A., &amp; Unar, M. A. (2019). A Lexicon based Approach Towards Concept Extraction. </w:t>
      </w:r>
      <w:r w:rsidRPr="00187D17">
        <w:rPr>
          <w:i/>
          <w:lang w:val="es-CO"/>
        </w:rPr>
        <w:t>3c Tecnología: glosas de innovación aplicadas a la pyme</w:t>
      </w:r>
      <w:r w:rsidRPr="00187D17">
        <w:rPr>
          <w:lang w:val="es-CO"/>
        </w:rPr>
        <w:t>,</w:t>
      </w:r>
      <w:r w:rsidRPr="00187D17">
        <w:rPr>
          <w:i/>
          <w:lang w:val="es-CO"/>
        </w:rPr>
        <w:t xml:space="preserve"> 8</w:t>
      </w:r>
      <w:r w:rsidRPr="00187D17">
        <w:rPr>
          <w:lang w:val="es-CO"/>
        </w:rPr>
        <w:t xml:space="preserve">(1), 50-67. </w:t>
      </w:r>
    </w:p>
    <w:p w14:paraId="6613D449" w14:textId="0269870F" w:rsidR="00220CB9" w:rsidRPr="00220CB9" w:rsidRDefault="00220CB9" w:rsidP="00220CB9">
      <w:pPr>
        <w:pStyle w:val="EndNoteBibliography"/>
        <w:ind w:left="720" w:hanging="720"/>
      </w:pPr>
      <w:r w:rsidRPr="00187D17">
        <w:rPr>
          <w:lang w:val="es-CO"/>
        </w:rPr>
        <w:t xml:space="preserve">Srinivasan, V., &amp; Kumar, P. (2015). </w:t>
      </w:r>
      <w:r w:rsidRPr="00220CB9">
        <w:t xml:space="preserve">Emergent and divergent resilience behavior in catastrophic shift systems. </w:t>
      </w:r>
      <w:r w:rsidRPr="00220CB9">
        <w:rPr>
          <w:i/>
        </w:rPr>
        <w:t>Ecological Modelling</w:t>
      </w:r>
      <w:r w:rsidRPr="00220CB9">
        <w:t>,</w:t>
      </w:r>
      <w:r w:rsidRPr="00220CB9">
        <w:rPr>
          <w:i/>
        </w:rPr>
        <w:t xml:space="preserve"> 298</w:t>
      </w:r>
      <w:r w:rsidRPr="00220CB9">
        <w:t xml:space="preserve">(C), 87-105. </w:t>
      </w:r>
      <w:hyperlink r:id="rId51" w:history="1">
        <w:r w:rsidRPr="00220CB9">
          <w:rPr>
            <w:rStyle w:val="Hyperlink"/>
          </w:rPr>
          <w:t>https://doi.org/10.1016/j.ecolmodel.2013</w:t>
        </w:r>
      </w:hyperlink>
      <w:r w:rsidRPr="00220CB9">
        <w:t>. (Ecological Modelling)</w:t>
      </w:r>
    </w:p>
    <w:p w14:paraId="721516F8" w14:textId="77777777" w:rsidR="00220CB9" w:rsidRPr="00220CB9" w:rsidRDefault="00220CB9" w:rsidP="00220CB9">
      <w:pPr>
        <w:pStyle w:val="EndNoteBibliography"/>
        <w:ind w:left="720" w:hanging="720"/>
      </w:pPr>
      <w:r w:rsidRPr="00220CB9">
        <w:t xml:space="preserve">Tainter, J. (1988). </w:t>
      </w:r>
      <w:r w:rsidRPr="00220CB9">
        <w:rPr>
          <w:i/>
        </w:rPr>
        <w:t>The collapse of complex societies</w:t>
      </w:r>
      <w:r w:rsidRPr="00220CB9">
        <w:t xml:space="preserve">. Cambridge university press. </w:t>
      </w:r>
    </w:p>
    <w:p w14:paraId="4DA39C37" w14:textId="77777777" w:rsidR="00220CB9" w:rsidRPr="00220CB9" w:rsidRDefault="00220CB9" w:rsidP="00220CB9">
      <w:pPr>
        <w:pStyle w:val="EndNoteBibliography"/>
        <w:ind w:left="720" w:hanging="720"/>
      </w:pPr>
      <w:r w:rsidRPr="00220CB9">
        <w:rPr>
          <w:i/>
        </w:rPr>
        <w:t>Understanding Collapse, in Stockholm Resilience Centre - Research.</w:t>
      </w:r>
      <w:r w:rsidRPr="00220CB9">
        <w:t xml:space="preserve"> (2018).  </w:t>
      </w:r>
    </w:p>
    <w:p w14:paraId="371A9E60" w14:textId="77777777" w:rsidR="00220CB9" w:rsidRPr="00220CB9" w:rsidRDefault="00220CB9" w:rsidP="00220CB9">
      <w:pPr>
        <w:pStyle w:val="EndNoteBibliography"/>
        <w:ind w:left="720" w:hanging="720"/>
      </w:pPr>
      <w:r w:rsidRPr="00220CB9">
        <w:t xml:space="preserve">UNDRR. (2009). </w:t>
      </w:r>
      <w:r w:rsidRPr="00220CB9">
        <w:rPr>
          <w:i/>
        </w:rPr>
        <w:t>UNISDR terminology on disaster risk reduction</w:t>
      </w:r>
      <w:r w:rsidRPr="00220CB9">
        <w:t xml:space="preserve">. </w:t>
      </w:r>
    </w:p>
    <w:p w14:paraId="4A9562C2" w14:textId="77777777" w:rsidR="00220CB9" w:rsidRPr="00220CB9" w:rsidRDefault="00220CB9" w:rsidP="00220CB9">
      <w:pPr>
        <w:pStyle w:val="EndNoteBibliography"/>
        <w:ind w:left="720" w:hanging="720"/>
      </w:pPr>
      <w:r w:rsidRPr="00220CB9">
        <w:t xml:space="preserve">Wallach, E. (2019). Inference from absence: the case of archaeology. </w:t>
      </w:r>
      <w:r w:rsidRPr="00220CB9">
        <w:rPr>
          <w:i/>
        </w:rPr>
        <w:t>Palgrave Communications</w:t>
      </w:r>
      <w:r w:rsidRPr="00220CB9">
        <w:t>,</w:t>
      </w:r>
      <w:r w:rsidRPr="00220CB9">
        <w:rPr>
          <w:i/>
        </w:rPr>
        <w:t xml:space="preserve"> 5</w:t>
      </w:r>
      <w:r w:rsidRPr="00220CB9">
        <w:t xml:space="preserve">(1), 1-10. </w:t>
      </w:r>
    </w:p>
    <w:p w14:paraId="2585CAD8" w14:textId="77777777" w:rsidR="00220CB9" w:rsidRPr="00220CB9" w:rsidRDefault="00220CB9" w:rsidP="00220CB9">
      <w:pPr>
        <w:pStyle w:val="EndNoteBibliography"/>
        <w:ind w:left="720" w:hanging="720"/>
      </w:pPr>
      <w:r w:rsidRPr="00220CB9">
        <w:t xml:space="preserve">Wang, Y., Tian, J., Ones, D. S., &amp; Landers, R. N. (2022). Using natural language processing and machine learning to replace human content coders. </w:t>
      </w:r>
      <w:r w:rsidRPr="00220CB9">
        <w:rPr>
          <w:i/>
        </w:rPr>
        <w:t>Psychological Methods</w:t>
      </w:r>
      <w:r w:rsidRPr="00220CB9">
        <w:t xml:space="preserve">. </w:t>
      </w:r>
    </w:p>
    <w:p w14:paraId="25709BBA" w14:textId="77777777" w:rsidR="00220CB9" w:rsidRPr="00220CB9" w:rsidRDefault="00220CB9" w:rsidP="00220CB9">
      <w:pPr>
        <w:pStyle w:val="EndNoteBibliography"/>
        <w:ind w:left="720" w:hanging="720"/>
      </w:pPr>
      <w:r w:rsidRPr="00220CB9">
        <w:t>Zouave, S. (2014). Manipulation in Newspaper Articles: A Political Discourse Analysis of Lexical Choice and Manipulation in Japanese Newspaper Crisis Reporting in the case of North Korea. In.</w:t>
      </w:r>
    </w:p>
    <w:p w14:paraId="5E976841" w14:textId="212F0F74" w:rsidR="006C761E" w:rsidRDefault="006F7D7C" w:rsidP="004E5DE5">
      <w:pPr>
        <w:pStyle w:val="ListParagraph"/>
        <w:rPr>
          <w:noProof/>
        </w:rPr>
      </w:pPr>
      <w:r>
        <w:rPr>
          <w:noProof/>
        </w:rPr>
        <w:fldChar w:fldCharType="end"/>
      </w:r>
    </w:p>
    <w:p w14:paraId="30C9B517" w14:textId="77777777" w:rsidR="00CA0B22" w:rsidRDefault="00CA0B22" w:rsidP="004E5DE5">
      <w:pPr>
        <w:pStyle w:val="ListParagraph"/>
        <w:rPr>
          <w:noProof/>
        </w:rPr>
      </w:pPr>
    </w:p>
    <w:p w14:paraId="1E005795" w14:textId="77777777" w:rsidR="00CA0B22" w:rsidRDefault="00CA0B22" w:rsidP="004E5DE5">
      <w:pPr>
        <w:pStyle w:val="ListParagraph"/>
        <w:rPr>
          <w:noProof/>
        </w:rPr>
      </w:pPr>
    </w:p>
    <w:p w14:paraId="62BFD676" w14:textId="77777777" w:rsidR="00CA0B22" w:rsidRDefault="00CA0B22" w:rsidP="004E5DE5">
      <w:pPr>
        <w:pStyle w:val="ListParagraph"/>
        <w:rPr>
          <w:noProof/>
        </w:rPr>
      </w:pPr>
    </w:p>
    <w:p w14:paraId="519C18F5" w14:textId="77777777" w:rsidR="00CA0B22" w:rsidRDefault="00CA0B22" w:rsidP="004E5DE5">
      <w:pPr>
        <w:pStyle w:val="ListParagraph"/>
        <w:rPr>
          <w:noProof/>
        </w:rPr>
      </w:pPr>
    </w:p>
    <w:p w14:paraId="1461AF47" w14:textId="77777777" w:rsidR="00CA0B22" w:rsidRDefault="00CA0B22" w:rsidP="004E5DE5">
      <w:pPr>
        <w:pStyle w:val="ListParagraph"/>
        <w:rPr>
          <w:noProof/>
        </w:rPr>
      </w:pPr>
    </w:p>
    <w:p w14:paraId="19A627A3" w14:textId="77777777" w:rsidR="00CA0B22" w:rsidRDefault="00CA0B22" w:rsidP="004E5DE5">
      <w:pPr>
        <w:pStyle w:val="ListParagraph"/>
        <w:rPr>
          <w:noProof/>
        </w:rPr>
      </w:pPr>
    </w:p>
    <w:p w14:paraId="63FF52D1" w14:textId="4331CD81" w:rsidR="00CA0B22" w:rsidRDefault="00CA0B22" w:rsidP="004E5DE5">
      <w:pPr>
        <w:pStyle w:val="ListParagraph"/>
        <w:rPr>
          <w:noProof/>
        </w:rPr>
      </w:pPr>
    </w:p>
    <w:p w14:paraId="55E3B1DF" w14:textId="23D0C8F1" w:rsidR="00CA0B22" w:rsidRDefault="00385EC2" w:rsidP="00385EC2">
      <w:pPr>
        <w:pStyle w:val="NormalIndent"/>
        <w:rPr>
          <w:noProof/>
        </w:rPr>
      </w:pPr>
      <w:r>
        <w:rPr>
          <w:noProof/>
        </w:rPr>
        <w:br w:type="page"/>
      </w:r>
    </w:p>
    <w:p w14:paraId="70A2756D" w14:textId="6E6CFAC8" w:rsidR="00E93E6A" w:rsidRDefault="009E77BA" w:rsidP="002F24E8">
      <w:pPr>
        <w:pStyle w:val="Appendices"/>
      </w:pPr>
      <w:bookmarkStart w:id="79" w:name="_Toc162981895"/>
      <w:r>
        <w:lastRenderedPageBreak/>
        <w:t>Comments</w:t>
      </w:r>
      <w:bookmarkEnd w:id="79"/>
    </w:p>
    <w:p w14:paraId="0EA32B23" w14:textId="77777777" w:rsidR="009E77BA" w:rsidRPr="00560D42" w:rsidRDefault="009E77BA" w:rsidP="009E77BA">
      <w:pPr>
        <w:rPr>
          <w:b/>
          <w:u w:val="single"/>
        </w:rPr>
      </w:pPr>
      <w:r w:rsidRPr="00560D42">
        <w:rPr>
          <w:b/>
          <w:u w:val="single"/>
        </w:rPr>
        <w:t>Jose Comments</w:t>
      </w:r>
    </w:p>
    <w:p w14:paraId="24BA8D99" w14:textId="77777777" w:rsidR="009E77BA" w:rsidRPr="00A04A89" w:rsidRDefault="009E77BA" w:rsidP="009E77BA">
      <w:pPr>
        <w:rPr>
          <w:b/>
          <w:snapToGrid/>
        </w:rPr>
      </w:pPr>
      <w:r w:rsidRPr="00A04A89">
        <w:rPr>
          <w:b/>
          <w:snapToGrid/>
        </w:rPr>
        <w:t>What is the main idea</w:t>
      </w:r>
      <w:r w:rsidRPr="00560D42">
        <w:rPr>
          <w:b/>
          <w:snapToGrid/>
        </w:rPr>
        <w:t>,</w:t>
      </w:r>
      <w:r w:rsidRPr="00A04A89">
        <w:rPr>
          <w:b/>
          <w:snapToGrid/>
        </w:rPr>
        <w:t xml:space="preserve"> and how </w:t>
      </w:r>
      <w:r w:rsidRPr="00560D42">
        <w:rPr>
          <w:b/>
          <w:snapToGrid/>
        </w:rPr>
        <w:t>will we</w:t>
      </w:r>
      <w:r w:rsidRPr="00A04A89">
        <w:rPr>
          <w:b/>
          <w:snapToGrid/>
        </w:rPr>
        <w:t xml:space="preserve"> accomplish it? </w:t>
      </w:r>
    </w:p>
    <w:p w14:paraId="23D6DCAF" w14:textId="77777777" w:rsidR="009E77BA" w:rsidRPr="00A04A89" w:rsidRDefault="009E77BA" w:rsidP="00453677">
      <w:pPr>
        <w:pStyle w:val="ListParagraph"/>
        <w:numPr>
          <w:ilvl w:val="0"/>
          <w:numId w:val="9"/>
        </w:numPr>
        <w:rPr>
          <w:rFonts w:cs="Arial"/>
          <w:snapToGrid/>
        </w:rPr>
      </w:pPr>
      <w:r w:rsidRPr="00A04A89">
        <w:rPr>
          <w:rFonts w:cs="Arial"/>
          <w:snapToGrid/>
        </w:rPr>
        <w:t>What are we going/attempting to do?</w:t>
      </w:r>
    </w:p>
    <w:p w14:paraId="04DCDE99" w14:textId="77777777" w:rsidR="009E77BA" w:rsidRPr="00A04A89" w:rsidRDefault="009E77BA" w:rsidP="00453677">
      <w:pPr>
        <w:pStyle w:val="ListParagraph"/>
        <w:numPr>
          <w:ilvl w:val="0"/>
          <w:numId w:val="9"/>
        </w:numPr>
        <w:rPr>
          <w:rFonts w:cs="Arial"/>
          <w:snapToGrid/>
        </w:rPr>
      </w:pPr>
      <w:r>
        <w:rPr>
          <w:rFonts w:cs="Arial"/>
          <w:snapToGrid/>
        </w:rPr>
        <w:t>W</w:t>
      </w:r>
      <w:r w:rsidRPr="00A04A89">
        <w:rPr>
          <w:rFonts w:cs="Arial"/>
          <w:snapToGrid/>
        </w:rPr>
        <w:t>hat are the steps we propose to follow?</w:t>
      </w:r>
    </w:p>
    <w:p w14:paraId="28544FD3" w14:textId="77777777" w:rsidR="009E77BA" w:rsidRPr="00A04A89" w:rsidRDefault="009E77BA" w:rsidP="00453677">
      <w:pPr>
        <w:pStyle w:val="ListParagraph"/>
        <w:numPr>
          <w:ilvl w:val="0"/>
          <w:numId w:val="9"/>
        </w:numPr>
        <w:rPr>
          <w:rFonts w:cs="Arial"/>
          <w:snapToGrid/>
        </w:rPr>
      </w:pPr>
      <w:r w:rsidRPr="00A04A89">
        <w:rPr>
          <w:rFonts w:cs="Arial"/>
          <w:snapToGrid/>
        </w:rPr>
        <w:t>What data sources are we going to use? </w:t>
      </w:r>
    </w:p>
    <w:p w14:paraId="45872CFD" w14:textId="77777777" w:rsidR="009E77BA" w:rsidRPr="00A04A89" w:rsidRDefault="009E77BA" w:rsidP="00453677">
      <w:pPr>
        <w:pStyle w:val="ListParagraph"/>
        <w:numPr>
          <w:ilvl w:val="0"/>
          <w:numId w:val="9"/>
        </w:numPr>
        <w:rPr>
          <w:rFonts w:cs="Arial"/>
          <w:snapToGrid/>
        </w:rPr>
      </w:pPr>
      <w:r w:rsidRPr="00A04A89">
        <w:rPr>
          <w:rFonts w:cs="Arial"/>
          <w:snapToGrid/>
        </w:rPr>
        <w:t>How are we going to extract and analyze the data?</w:t>
      </w:r>
    </w:p>
    <w:p w14:paraId="6DD5CFDB" w14:textId="77777777" w:rsidR="009E77BA" w:rsidRPr="00A04A89" w:rsidRDefault="009E77BA" w:rsidP="00453677">
      <w:pPr>
        <w:pStyle w:val="ListParagraph"/>
        <w:numPr>
          <w:ilvl w:val="0"/>
          <w:numId w:val="9"/>
        </w:numPr>
        <w:rPr>
          <w:rFonts w:cs="Arial"/>
          <w:snapToGrid/>
        </w:rPr>
      </w:pPr>
      <w:r>
        <w:rPr>
          <w:rFonts w:cs="Arial"/>
          <w:snapToGrid/>
        </w:rPr>
        <w:t>W</w:t>
      </w:r>
      <w:r w:rsidRPr="00A04A89">
        <w:rPr>
          <w:rFonts w:cs="Arial"/>
          <w:snapToGrid/>
        </w:rPr>
        <w:t>hat do we expect to find? </w:t>
      </w:r>
    </w:p>
    <w:p w14:paraId="3E93FE9E" w14:textId="77777777" w:rsidR="009E77BA" w:rsidRDefault="009E77BA" w:rsidP="009E77BA"/>
    <w:p w14:paraId="4E9BC931" w14:textId="77777777" w:rsidR="009E77BA" w:rsidRPr="00560D42" w:rsidRDefault="009E77BA" w:rsidP="009E77BA">
      <w:pPr>
        <w:pStyle w:val="NormalIndent"/>
        <w:ind w:firstLine="0"/>
        <w:rPr>
          <w:b/>
        </w:rPr>
      </w:pPr>
      <w:r w:rsidRPr="00560D42">
        <w:rPr>
          <w:b/>
        </w:rPr>
        <w:t xml:space="preserve">Things to consider/expand on: </w:t>
      </w:r>
    </w:p>
    <w:p w14:paraId="498235D1" w14:textId="77777777" w:rsidR="009E77BA" w:rsidRDefault="009E77BA" w:rsidP="001D262C">
      <w:pPr>
        <w:pStyle w:val="NormalIndent"/>
        <w:numPr>
          <w:ilvl w:val="0"/>
          <w:numId w:val="10"/>
        </w:numPr>
      </w:pPr>
      <w:r>
        <w:t>Balance: I have said this one too many times. Notice that GDELT has a paragraph allocated for explanation. Lexis Neis is two sentences, Meta is two lines, and Web Archive is four lines.</w:t>
      </w:r>
    </w:p>
    <w:p w14:paraId="235764AD" w14:textId="77777777" w:rsidR="009E77BA" w:rsidRDefault="009E77BA" w:rsidP="001D262C">
      <w:pPr>
        <w:pStyle w:val="NormalIndent"/>
        <w:numPr>
          <w:ilvl w:val="0"/>
          <w:numId w:val="10"/>
        </w:numPr>
      </w:pPr>
      <w:r>
        <w:t xml:space="preserve">The idea is not to use GDELT. Recall how complicated it is to analyze information from this place in a manner that results can be validated. The idea was to know how it extracts and categorizes news. </w:t>
      </w:r>
    </w:p>
    <w:p w14:paraId="6ABDFAD7" w14:textId="77777777" w:rsidR="009E77BA" w:rsidRDefault="009E77BA" w:rsidP="001D262C">
      <w:pPr>
        <w:pStyle w:val="NormalIndent"/>
        <w:numPr>
          <w:ilvl w:val="0"/>
          <w:numId w:val="10"/>
        </w:numPr>
      </w:pPr>
      <w:r>
        <w:t xml:space="preserve">How is TikTok useful for us considering that it would require video analysis? What does it provide? </w:t>
      </w:r>
    </w:p>
    <w:p w14:paraId="154CFA93" w14:textId="77777777" w:rsidR="009E77BA" w:rsidRDefault="009E77BA" w:rsidP="001D262C">
      <w:pPr>
        <w:pStyle w:val="NormalIndent"/>
        <w:numPr>
          <w:ilvl w:val="0"/>
          <w:numId w:val="10"/>
        </w:numPr>
      </w:pPr>
      <w:r>
        <w:t xml:space="preserve">Overall, the data sources could elaborate more on how "good" or "reliable" they are for the intended purpose. </w:t>
      </w:r>
    </w:p>
    <w:p w14:paraId="4535A588" w14:textId="77777777" w:rsidR="009E77BA" w:rsidRDefault="009E77BA" w:rsidP="001D262C">
      <w:pPr>
        <w:pStyle w:val="NormalIndent"/>
        <w:numPr>
          <w:ilvl w:val="0"/>
          <w:numId w:val="10"/>
        </w:numPr>
      </w:pPr>
      <w:r>
        <w:t>Section 2: seems to have a bit more of thought. However, you mentioned lexicons. How many have we identified? Who has used lexicons that we can reference? Has cameo been used as a lexicon for the categorization of events?</w:t>
      </w:r>
    </w:p>
    <w:p w14:paraId="361C1ADD" w14:textId="77777777" w:rsidR="009E77BA" w:rsidRDefault="009E77BA" w:rsidP="001D262C">
      <w:pPr>
        <w:pStyle w:val="NormalIndent"/>
        <w:numPr>
          <w:ilvl w:val="0"/>
          <w:numId w:val="10"/>
        </w:numPr>
      </w:pPr>
      <w:r>
        <w:t xml:space="preserve">Section 3: how are we going to use metadata? What does it provide?  </w:t>
      </w:r>
    </w:p>
    <w:p w14:paraId="6F3F5C8F" w14:textId="77777777" w:rsidR="009E77BA" w:rsidRDefault="009E77BA" w:rsidP="009E77BA">
      <w:pPr>
        <w:pStyle w:val="NormalIndent"/>
      </w:pPr>
    </w:p>
    <w:p w14:paraId="6CCED6B4" w14:textId="77777777" w:rsidR="009E77BA" w:rsidRPr="00560D42" w:rsidRDefault="009E77BA" w:rsidP="009E77BA">
      <w:pPr>
        <w:rPr>
          <w:b/>
          <w:u w:val="single"/>
        </w:rPr>
      </w:pPr>
      <w:r>
        <w:rPr>
          <w:b/>
          <w:u w:val="single"/>
        </w:rPr>
        <w:t xml:space="preserve">Erika </w:t>
      </w:r>
      <w:r w:rsidRPr="00560D42">
        <w:rPr>
          <w:b/>
          <w:u w:val="single"/>
        </w:rPr>
        <w:t>Comments</w:t>
      </w:r>
    </w:p>
    <w:p w14:paraId="560FA1DD" w14:textId="77777777" w:rsidR="009E77BA" w:rsidRDefault="009E77BA" w:rsidP="009E77BA">
      <w:pPr>
        <w:pStyle w:val="NormalIndent"/>
        <w:ind w:firstLine="0"/>
        <w:rPr>
          <w:b/>
          <w:bCs/>
        </w:rPr>
      </w:pPr>
      <w:r>
        <w:rPr>
          <w:b/>
          <w:bCs/>
        </w:rPr>
        <w:t xml:space="preserve">Part A: shock/not-shock </w:t>
      </w:r>
      <w:r w:rsidRPr="0096500A">
        <w:rPr>
          <w:rFonts w:ascii="Wingdings" w:eastAsia="Wingdings" w:hAnsi="Wingdings" w:cs="Wingdings"/>
          <w:b/>
        </w:rPr>
        <w:sym w:font="Wingdings" w:char="F0E0"/>
      </w:r>
      <w:r>
        <w:rPr>
          <w:b/>
          <w:bCs/>
        </w:rPr>
        <w:t xml:space="preserve"> determination of “candidate” events</w:t>
      </w:r>
    </w:p>
    <w:p w14:paraId="30C17979" w14:textId="77777777" w:rsidR="009E77BA" w:rsidRPr="00D7238A" w:rsidRDefault="009E77BA" w:rsidP="001D262C">
      <w:pPr>
        <w:pStyle w:val="NormalIndent"/>
        <w:numPr>
          <w:ilvl w:val="0"/>
          <w:numId w:val="11"/>
        </w:numPr>
        <w:rPr>
          <w:b/>
          <w:bCs/>
        </w:rPr>
      </w:pPr>
      <w:r>
        <w:t xml:space="preserve">GDELT data [brief description of </w:t>
      </w:r>
      <w:r>
        <w:rPr>
          <w:i/>
          <w:iCs/>
        </w:rPr>
        <w:t xml:space="preserve">“what is GDELT” </w:t>
      </w:r>
      <w:r>
        <w:t>+ strengths + limitations w/citations]</w:t>
      </w:r>
    </w:p>
    <w:p w14:paraId="095DD6CD" w14:textId="77777777" w:rsidR="009E77BA" w:rsidRPr="00024BA9" w:rsidRDefault="009E77BA" w:rsidP="001D262C">
      <w:pPr>
        <w:pStyle w:val="NormalIndent"/>
        <w:numPr>
          <w:ilvl w:val="1"/>
          <w:numId w:val="11"/>
        </w:numPr>
        <w:rPr>
          <w:b/>
          <w:bCs/>
        </w:rPr>
      </w:pPr>
      <w:r>
        <w:t>Variable 1 from GDELT + description + usage (strengths/limits)</w:t>
      </w:r>
    </w:p>
    <w:p w14:paraId="700620A8" w14:textId="77777777" w:rsidR="009E77BA" w:rsidRPr="009A2378" w:rsidRDefault="009E77BA" w:rsidP="001D262C">
      <w:pPr>
        <w:pStyle w:val="NormalIndent"/>
        <w:numPr>
          <w:ilvl w:val="2"/>
          <w:numId w:val="11"/>
        </w:numPr>
        <w:rPr>
          <w:b/>
          <w:bCs/>
        </w:rPr>
      </w:pPr>
      <w:r>
        <w:t xml:space="preserve">For example, tone – what it is; what it isn't; how to monitor events </w:t>
      </w:r>
      <w:r>
        <w:rPr>
          <w:b/>
          <w:bCs/>
        </w:rPr>
        <w:t>(EVENTS NOT ARTICLES)</w:t>
      </w:r>
      <w:r>
        <w:t xml:space="preserve"> like w/change of means (by how much?)</w:t>
      </w:r>
    </w:p>
    <w:p w14:paraId="361FB0FD" w14:textId="77777777" w:rsidR="009E77BA" w:rsidRPr="009A2378" w:rsidRDefault="009E77BA" w:rsidP="001D262C">
      <w:pPr>
        <w:pStyle w:val="NormalIndent"/>
        <w:numPr>
          <w:ilvl w:val="2"/>
          <w:numId w:val="11"/>
        </w:numPr>
        <w:rPr>
          <w:b/>
          <w:bCs/>
        </w:rPr>
      </w:pPr>
      <w:r>
        <w:t>What GDELT labels are required?</w:t>
      </w:r>
    </w:p>
    <w:p w14:paraId="78D5995F" w14:textId="77777777" w:rsidR="009E77BA" w:rsidRPr="00D90139" w:rsidRDefault="009E77BA" w:rsidP="001D262C">
      <w:pPr>
        <w:pStyle w:val="NormalIndent"/>
        <w:numPr>
          <w:ilvl w:val="1"/>
          <w:numId w:val="11"/>
        </w:numPr>
        <w:rPr>
          <w:b/>
          <w:bCs/>
        </w:rPr>
      </w:pPr>
      <w:r>
        <w:t>Variable 2 …</w:t>
      </w:r>
    </w:p>
    <w:p w14:paraId="3569CBF2" w14:textId="77777777" w:rsidR="009E77BA" w:rsidRPr="0064316B" w:rsidRDefault="009E77BA" w:rsidP="001D262C">
      <w:pPr>
        <w:pStyle w:val="NormalIndent"/>
        <w:numPr>
          <w:ilvl w:val="1"/>
          <w:numId w:val="11"/>
        </w:numPr>
        <w:rPr>
          <w:b/>
          <w:bCs/>
        </w:rPr>
      </w:pPr>
      <w:r>
        <w:t>Variable 3 …</w:t>
      </w:r>
    </w:p>
    <w:p w14:paraId="36C1D543" w14:textId="77777777" w:rsidR="009E77BA" w:rsidRPr="0064316B" w:rsidRDefault="009E77BA" w:rsidP="001D262C">
      <w:pPr>
        <w:pStyle w:val="NormalIndent"/>
        <w:numPr>
          <w:ilvl w:val="0"/>
          <w:numId w:val="11"/>
        </w:numPr>
        <w:rPr>
          <w:b/>
          <w:bCs/>
        </w:rPr>
      </w:pPr>
      <w:r>
        <w:t>Other datasets? How to round this out?</w:t>
      </w:r>
    </w:p>
    <w:p w14:paraId="451F36B8" w14:textId="77777777" w:rsidR="009E77BA" w:rsidRPr="00194F20" w:rsidRDefault="009E77BA" w:rsidP="001D262C">
      <w:pPr>
        <w:pStyle w:val="NormalIndent"/>
        <w:numPr>
          <w:ilvl w:val="0"/>
          <w:numId w:val="11"/>
        </w:numPr>
        <w:rPr>
          <w:b/>
          <w:bCs/>
        </w:rPr>
      </w:pPr>
      <w:r>
        <w:t>Testing strategy (sample + student rates accuracy (how??) + measure + decide if the shock/not-shock algorithm is sufficient)</w:t>
      </w:r>
    </w:p>
    <w:p w14:paraId="59830057" w14:textId="77777777" w:rsidR="009E77BA" w:rsidRPr="00481FA7" w:rsidRDefault="009E77BA" w:rsidP="001D262C">
      <w:pPr>
        <w:pStyle w:val="NormalIndent"/>
        <w:numPr>
          <w:ilvl w:val="0"/>
          <w:numId w:val="11"/>
        </w:numPr>
        <w:rPr>
          <w:b/>
          <w:bCs/>
        </w:rPr>
      </w:pPr>
      <w:r>
        <w:t>Repeat (refine) until algorithms can identify (sufficiency/accuracy metrics?)</w:t>
      </w:r>
    </w:p>
    <w:p w14:paraId="11B0FF19" w14:textId="77777777" w:rsidR="009E77BA" w:rsidRDefault="009E77BA" w:rsidP="009E77BA">
      <w:pPr>
        <w:pStyle w:val="NormalIndent"/>
        <w:ind w:firstLine="0"/>
        <w:rPr>
          <w:b/>
          <w:bCs/>
        </w:rPr>
      </w:pPr>
    </w:p>
    <w:p w14:paraId="4E370E5D" w14:textId="77777777" w:rsidR="009E77BA" w:rsidRDefault="009E77BA" w:rsidP="009E77BA">
      <w:pPr>
        <w:pStyle w:val="NormalIndent"/>
        <w:ind w:firstLine="0"/>
        <w:rPr>
          <w:b/>
          <w:bCs/>
        </w:rPr>
      </w:pPr>
      <w:r>
        <w:rPr>
          <w:b/>
          <w:bCs/>
        </w:rPr>
        <w:t>Part B: Collapse/Not-Collapse (see Box 1 in Cumming &amp; Petersen)</w:t>
      </w:r>
    </w:p>
    <w:p w14:paraId="312EED0A" w14:textId="77777777" w:rsidR="009E77BA" w:rsidRPr="00B85300" w:rsidRDefault="009E77BA" w:rsidP="001D262C">
      <w:pPr>
        <w:pStyle w:val="NormalIndent"/>
        <w:numPr>
          <w:ilvl w:val="0"/>
          <w:numId w:val="12"/>
        </w:numPr>
        <w:rPr>
          <w:b/>
          <w:bCs/>
        </w:rPr>
      </w:pPr>
      <w:r>
        <w:t>Identity must be lost.</w:t>
      </w:r>
    </w:p>
    <w:p w14:paraId="704857A5" w14:textId="77777777" w:rsidR="009E77BA" w:rsidRPr="005232D5" w:rsidRDefault="009E77BA" w:rsidP="001D262C">
      <w:pPr>
        <w:pStyle w:val="NormalIndent"/>
        <w:numPr>
          <w:ilvl w:val="1"/>
          <w:numId w:val="12"/>
        </w:numPr>
        <w:rPr>
          <w:b/>
          <w:bCs/>
        </w:rPr>
      </w:pPr>
      <w:r>
        <w:t>This might be Wikipedia data ~ how?</w:t>
      </w:r>
    </w:p>
    <w:p w14:paraId="22574BEE" w14:textId="77777777" w:rsidR="009E77BA" w:rsidRPr="005232D5" w:rsidRDefault="009E77BA" w:rsidP="001D262C">
      <w:pPr>
        <w:pStyle w:val="NormalIndent"/>
        <w:numPr>
          <w:ilvl w:val="1"/>
          <w:numId w:val="12"/>
        </w:numPr>
        <w:rPr>
          <w:b/>
          <w:bCs/>
        </w:rPr>
      </w:pPr>
      <w:r>
        <w:t>LexisNexis content analysis/topic modeling of the shift in infrastructure?</w:t>
      </w:r>
    </w:p>
    <w:p w14:paraId="0A08AE06" w14:textId="77777777" w:rsidR="009E77BA" w:rsidRPr="00D26800" w:rsidRDefault="009E77BA" w:rsidP="001D262C">
      <w:pPr>
        <w:pStyle w:val="NormalIndent"/>
        <w:numPr>
          <w:ilvl w:val="1"/>
          <w:numId w:val="12"/>
        </w:numPr>
        <w:rPr>
          <w:b/>
          <w:bCs/>
        </w:rPr>
      </w:pPr>
      <w:r>
        <w:t>Macrolevel indicators like the amount of conflict or change in a democracy?</w:t>
      </w:r>
    </w:p>
    <w:p w14:paraId="0A08D760" w14:textId="5C8948F8" w:rsidR="009E77BA" w:rsidRPr="00041C1F" w:rsidRDefault="00177BE3" w:rsidP="001D262C">
      <w:pPr>
        <w:pStyle w:val="NormalIndent"/>
        <w:numPr>
          <w:ilvl w:val="0"/>
          <w:numId w:val="12"/>
        </w:numPr>
        <w:rPr>
          <w:b/>
          <w:bCs/>
        </w:rPr>
      </w:pPr>
      <w:r>
        <w:t>Identity loss should happen fast (le</w:t>
      </w:r>
      <w:r w:rsidR="00041C1F">
        <w:t>ss than 1 generation of actors – not colloquial “fast”</w:t>
      </w:r>
    </w:p>
    <w:p w14:paraId="223DE751" w14:textId="66BF9C11" w:rsidR="00041C1F" w:rsidRPr="003B651D" w:rsidRDefault="00041C1F" w:rsidP="001D262C">
      <w:pPr>
        <w:pStyle w:val="NormalIndent"/>
        <w:numPr>
          <w:ilvl w:val="1"/>
          <w:numId w:val="12"/>
        </w:numPr>
        <w:rPr>
          <w:b/>
          <w:bCs/>
        </w:rPr>
      </w:pPr>
      <w:r>
        <w:t>Maybe GDELT for news persis</w:t>
      </w:r>
      <w:r w:rsidR="003B651D">
        <w:t>tence?</w:t>
      </w:r>
    </w:p>
    <w:p w14:paraId="3FF6AEA9" w14:textId="5D2B395B" w:rsidR="003B651D" w:rsidRPr="003B651D" w:rsidRDefault="003B651D" w:rsidP="001D262C">
      <w:pPr>
        <w:pStyle w:val="NormalIndent"/>
        <w:numPr>
          <w:ilvl w:val="1"/>
          <w:numId w:val="12"/>
        </w:numPr>
        <w:rPr>
          <w:b/>
          <w:bCs/>
        </w:rPr>
      </w:pPr>
      <w:r>
        <w:t>Surveys of case study countries? /Narratives of shift</w:t>
      </w:r>
    </w:p>
    <w:p w14:paraId="78803EA1" w14:textId="7D56BEB2" w:rsidR="003B651D" w:rsidRPr="003B651D" w:rsidRDefault="003B651D" w:rsidP="001D262C">
      <w:pPr>
        <w:pStyle w:val="NormalIndent"/>
        <w:numPr>
          <w:ilvl w:val="1"/>
          <w:numId w:val="12"/>
        </w:numPr>
        <w:rPr>
          <w:b/>
          <w:bCs/>
        </w:rPr>
      </w:pPr>
      <w:r>
        <w:t xml:space="preserve">Doesn´t GDELT have a book </w:t>
      </w:r>
      <w:proofErr w:type="spellStart"/>
      <w:r>
        <w:t>ngrams</w:t>
      </w:r>
      <w:proofErr w:type="spellEnd"/>
      <w:r>
        <w:t xml:space="preserve"> search? Could that be useful?</w:t>
      </w:r>
    </w:p>
    <w:p w14:paraId="11E83BBE" w14:textId="6886715E" w:rsidR="003B651D" w:rsidRPr="000C0F40" w:rsidRDefault="003B651D" w:rsidP="001D262C">
      <w:pPr>
        <w:pStyle w:val="NormalIndent"/>
        <w:numPr>
          <w:ilvl w:val="0"/>
          <w:numId w:val="12"/>
        </w:numPr>
        <w:rPr>
          <w:b/>
          <w:bCs/>
        </w:rPr>
      </w:pPr>
      <w:r>
        <w:t xml:space="preserve">Collapse involves </w:t>
      </w:r>
      <w:commentRangeStart w:id="80"/>
      <w:r>
        <w:t>substantia</w:t>
      </w:r>
      <w:commentRangeEnd w:id="80"/>
      <w:r w:rsidR="004C18D1">
        <w:rPr>
          <w:rStyle w:val="CommentReference"/>
        </w:rPr>
        <w:commentReference w:id="80"/>
      </w:r>
      <w:r>
        <w:t>l thresholds</w:t>
      </w:r>
      <w:r w:rsidR="000C0F40">
        <w:t xml:space="preserve"> losses of social-ecological capital</w:t>
      </w:r>
    </w:p>
    <w:p w14:paraId="1FD757F8" w14:textId="2A2F3DE2" w:rsidR="000C0F40" w:rsidRPr="000C0F40" w:rsidRDefault="000C0F40" w:rsidP="001D262C">
      <w:pPr>
        <w:pStyle w:val="NormalIndent"/>
        <w:numPr>
          <w:ilvl w:val="1"/>
          <w:numId w:val="12"/>
        </w:numPr>
        <w:rPr>
          <w:b/>
          <w:bCs/>
        </w:rPr>
      </w:pPr>
      <w:r>
        <w:t>Maybe traditional global stats variables monitored by mean change like UN SDGs?</w:t>
      </w:r>
    </w:p>
    <w:p w14:paraId="6B25DE39" w14:textId="2BB57CB3" w:rsidR="000C0F40" w:rsidRPr="00505EC8" w:rsidRDefault="000C0F40" w:rsidP="001D262C">
      <w:pPr>
        <w:pStyle w:val="NormalIndent"/>
        <w:numPr>
          <w:ilvl w:val="0"/>
          <w:numId w:val="12"/>
        </w:numPr>
        <w:rPr>
          <w:b/>
          <w:bCs/>
        </w:rPr>
      </w:pPr>
      <w:r>
        <w:t xml:space="preserve">The consequences of collapse must be </w:t>
      </w:r>
      <w:commentRangeStart w:id="81"/>
      <w:r>
        <w:t>fasting</w:t>
      </w:r>
      <w:commentRangeEnd w:id="81"/>
      <w:r w:rsidR="004C18D1">
        <w:rPr>
          <w:rStyle w:val="CommentReference"/>
        </w:rPr>
        <w:commentReference w:id="81"/>
      </w:r>
      <w:r>
        <w:t xml:space="preserve"> </w:t>
      </w:r>
    </w:p>
    <w:p w14:paraId="07F2F4BA" w14:textId="12622E93" w:rsidR="009E77BA" w:rsidRPr="00505EC8" w:rsidRDefault="00505EC8" w:rsidP="001D262C">
      <w:pPr>
        <w:pStyle w:val="NormalIndent"/>
        <w:numPr>
          <w:ilvl w:val="1"/>
          <w:numId w:val="12"/>
        </w:numPr>
        <w:rPr>
          <w:b/>
          <w:bCs/>
        </w:rPr>
      </w:pPr>
      <w:r>
        <w:t>Maybe Wikipedia data? ~ how?</w:t>
      </w:r>
    </w:p>
    <w:p w14:paraId="12EB0385" w14:textId="77777777" w:rsidR="001B26B3" w:rsidRDefault="001B26B3" w:rsidP="001B26B3">
      <w:pPr>
        <w:pStyle w:val="NormalIndent"/>
      </w:pPr>
    </w:p>
    <w:p w14:paraId="3C428380" w14:textId="7EBCA620" w:rsidR="00516807" w:rsidRPr="00516807" w:rsidRDefault="00516807" w:rsidP="00516807">
      <w:pPr>
        <w:pStyle w:val="NormalIndent"/>
        <w:ind w:firstLine="0"/>
        <w:rPr>
          <w:b/>
          <w:bCs/>
        </w:rPr>
      </w:pPr>
      <w:r>
        <w:rPr>
          <w:b/>
          <w:bCs/>
        </w:rPr>
        <w:lastRenderedPageBreak/>
        <w:t>Extra comments</w:t>
      </w:r>
      <w:r w:rsidR="004A2BD0">
        <w:rPr>
          <w:b/>
          <w:bCs/>
        </w:rPr>
        <w:t xml:space="preserve">: </w:t>
      </w:r>
      <w:r w:rsidR="00E642BA">
        <w:rPr>
          <w:b/>
          <w:bCs/>
        </w:rPr>
        <w:t xml:space="preserve">About second review </w:t>
      </w:r>
    </w:p>
    <w:p w14:paraId="0D331AC0" w14:textId="63FD11E5" w:rsidR="00FB7BE0" w:rsidRPr="00964481" w:rsidRDefault="00964481" w:rsidP="00FB7BE0">
      <w:pPr>
        <w:pStyle w:val="NormalIndent"/>
        <w:numPr>
          <w:ilvl w:val="0"/>
          <w:numId w:val="13"/>
        </w:numPr>
        <w:rPr>
          <w:b/>
          <w:bCs/>
        </w:rPr>
      </w:pPr>
      <w:r>
        <w:rPr>
          <w:b/>
          <w:bCs/>
        </w:rPr>
        <w:t>D</w:t>
      </w:r>
      <w:r w:rsidR="000C3F5F" w:rsidRPr="00964481">
        <w:rPr>
          <w:b/>
          <w:bCs/>
        </w:rPr>
        <w:t>ata source</w:t>
      </w:r>
      <w:r>
        <w:rPr>
          <w:b/>
          <w:bCs/>
        </w:rPr>
        <w:t xml:space="preserve"> section</w:t>
      </w:r>
    </w:p>
    <w:p w14:paraId="5E02281B" w14:textId="07D892C7" w:rsidR="00516807" w:rsidRPr="00516807" w:rsidRDefault="00516807" w:rsidP="001D262C">
      <w:pPr>
        <w:pStyle w:val="NormalIndent"/>
        <w:numPr>
          <w:ilvl w:val="1"/>
          <w:numId w:val="13"/>
        </w:numPr>
      </w:pPr>
      <w:r w:rsidRPr="00516807">
        <w:t>In the data sources table (Table 1), I would rather see one column with a brief description of its use in the project, rather than Strengths/Limitations – I think you can maybe discuss those two in each data’s description? </w:t>
      </w:r>
    </w:p>
    <w:p w14:paraId="326080E4" w14:textId="68E62B01" w:rsidR="00516807" w:rsidRPr="00516807" w:rsidRDefault="00516807" w:rsidP="001D262C">
      <w:pPr>
        <w:pStyle w:val="NormalIndent"/>
        <w:numPr>
          <w:ilvl w:val="1"/>
          <w:numId w:val="13"/>
        </w:numPr>
      </w:pPr>
      <w:r w:rsidRPr="00516807">
        <w:t>Add to each data description the strengths/ limitations. </w:t>
      </w:r>
    </w:p>
    <w:p w14:paraId="3FD87FA9" w14:textId="09BDCA86" w:rsidR="00516807" w:rsidRPr="00516807" w:rsidRDefault="00516807" w:rsidP="001D262C">
      <w:pPr>
        <w:pStyle w:val="NormalIndent"/>
        <w:numPr>
          <w:ilvl w:val="1"/>
          <w:numId w:val="13"/>
        </w:numPr>
      </w:pPr>
      <w:r w:rsidRPr="00516807">
        <w:t>For google news, are you able to use the content of the articles, or is it restricted? What you’re missing in each of these data descriptions is “why” we should need it/how we will use it. I agree with Jose’s comment about reliability metrics (probably in the literature) for each dataset.</w:t>
      </w:r>
    </w:p>
    <w:p w14:paraId="5758C263" w14:textId="5784BCCA" w:rsidR="00516807" w:rsidRPr="00516807" w:rsidRDefault="00516807" w:rsidP="001D262C">
      <w:pPr>
        <w:pStyle w:val="NormalIndent"/>
        <w:numPr>
          <w:ilvl w:val="1"/>
          <w:numId w:val="13"/>
        </w:numPr>
      </w:pPr>
      <w:r w:rsidRPr="00516807">
        <w:t>To Jose’s comment about GDELT, you just need a brief 2-sentence description of it and why it’s good, but like Jose’s comment states (and like my comment above), concentrate that section more on the “why” and “how” of what we will use it for. You can give specific examples.</w:t>
      </w:r>
    </w:p>
    <w:p w14:paraId="3A7F366D" w14:textId="32ED1DCF" w:rsidR="00497545" w:rsidRPr="00442421" w:rsidRDefault="00516807" w:rsidP="00FB7BE0">
      <w:pPr>
        <w:pStyle w:val="NormalIndent"/>
        <w:numPr>
          <w:ilvl w:val="0"/>
          <w:numId w:val="13"/>
        </w:numPr>
        <w:rPr>
          <w:b/>
          <w:bCs/>
        </w:rPr>
      </w:pPr>
      <w:r w:rsidRPr="00516807">
        <w:rPr>
          <w:b/>
          <w:bCs/>
        </w:rPr>
        <w:t>Sec</w:t>
      </w:r>
      <w:r w:rsidR="00497545" w:rsidRPr="00442421">
        <w:rPr>
          <w:b/>
          <w:bCs/>
        </w:rPr>
        <w:t>tion</w:t>
      </w:r>
      <w:r w:rsidRPr="00516807">
        <w:rPr>
          <w:b/>
          <w:bCs/>
        </w:rPr>
        <w:t xml:space="preserve"> 3</w:t>
      </w:r>
      <w:r w:rsidR="00F50818" w:rsidRPr="00442421">
        <w:rPr>
          <w:b/>
          <w:bCs/>
        </w:rPr>
        <w:t>: Phase 1</w:t>
      </w:r>
    </w:p>
    <w:p w14:paraId="6A131606" w14:textId="27B7C82B" w:rsidR="00516807" w:rsidRPr="00516807" w:rsidRDefault="00516807" w:rsidP="001D262C">
      <w:pPr>
        <w:pStyle w:val="NormalIndent"/>
        <w:numPr>
          <w:ilvl w:val="1"/>
          <w:numId w:val="13"/>
        </w:numPr>
      </w:pPr>
      <w:r w:rsidRPr="00516807">
        <w:t>there is something wrong with the quote marks in the first sentence starting with “candidate”</w:t>
      </w:r>
    </w:p>
    <w:p w14:paraId="00C9348B" w14:textId="7285A3D3" w:rsidR="00CA6618" w:rsidRPr="00442421" w:rsidRDefault="00516807" w:rsidP="00A53F66">
      <w:pPr>
        <w:pStyle w:val="NormalIndent"/>
        <w:numPr>
          <w:ilvl w:val="0"/>
          <w:numId w:val="13"/>
        </w:numPr>
        <w:rPr>
          <w:b/>
          <w:bCs/>
        </w:rPr>
      </w:pPr>
      <w:r w:rsidRPr="00516807">
        <w:rPr>
          <w:b/>
          <w:bCs/>
        </w:rPr>
        <w:t xml:space="preserve">Section </w:t>
      </w:r>
      <w:r w:rsidR="00CA6618" w:rsidRPr="00442421">
        <w:rPr>
          <w:b/>
          <w:bCs/>
        </w:rPr>
        <w:t>3.1</w:t>
      </w:r>
      <w:r w:rsidR="00F50818" w:rsidRPr="00442421">
        <w:rPr>
          <w:b/>
          <w:bCs/>
        </w:rPr>
        <w:t>: Global Database</w:t>
      </w:r>
    </w:p>
    <w:p w14:paraId="12C0EE63" w14:textId="77777777" w:rsidR="009733DE" w:rsidRDefault="00516807" w:rsidP="001D262C">
      <w:pPr>
        <w:pStyle w:val="NormalIndent"/>
        <w:numPr>
          <w:ilvl w:val="1"/>
          <w:numId w:val="13"/>
        </w:numPr>
      </w:pPr>
      <w:r w:rsidRPr="00516807">
        <w:t xml:space="preserve">doesn’t sound specific enough. When you have Figure 2, I’m assuming that all the blue boxes are associated with the Lexicon development? </w:t>
      </w:r>
    </w:p>
    <w:p w14:paraId="2342C165" w14:textId="3A2292E1" w:rsidR="00516807" w:rsidRDefault="00516807" w:rsidP="001D262C">
      <w:pPr>
        <w:pStyle w:val="NormalIndent"/>
        <w:numPr>
          <w:ilvl w:val="1"/>
          <w:numId w:val="13"/>
        </w:numPr>
      </w:pPr>
      <w:r w:rsidRPr="00516807">
        <w:t>The intro at 3.1 should tell the reader that specifically. Then it should tell the reader why you’re telling them these things.</w:t>
      </w:r>
    </w:p>
    <w:p w14:paraId="4AC99D75" w14:textId="7D6A9921" w:rsidR="009A3CCD" w:rsidRPr="00964481" w:rsidRDefault="009A3CCD" w:rsidP="00A53F66">
      <w:pPr>
        <w:pStyle w:val="NormalIndent"/>
        <w:numPr>
          <w:ilvl w:val="0"/>
          <w:numId w:val="13"/>
        </w:numPr>
        <w:rPr>
          <w:b/>
          <w:bCs/>
        </w:rPr>
      </w:pPr>
      <w:r w:rsidRPr="00964481">
        <w:rPr>
          <w:b/>
          <w:bCs/>
        </w:rPr>
        <w:t>Section 3.1.1: Lexicon</w:t>
      </w:r>
    </w:p>
    <w:p w14:paraId="66FC9216" w14:textId="41007D09" w:rsidR="00A53F66" w:rsidRPr="00516807" w:rsidRDefault="00A53F66" w:rsidP="001D262C">
      <w:pPr>
        <w:pStyle w:val="NormalIndent"/>
        <w:numPr>
          <w:ilvl w:val="1"/>
          <w:numId w:val="13"/>
        </w:numPr>
      </w:pPr>
      <w:r w:rsidRPr="00516807">
        <w:t xml:space="preserve">GDELT uses </w:t>
      </w:r>
      <w:proofErr w:type="spellStart"/>
      <w:r w:rsidRPr="00516807">
        <w:t>CrisisLex</w:t>
      </w:r>
      <w:proofErr w:type="spellEnd"/>
      <w:r w:rsidRPr="00516807">
        <w:t xml:space="preserve"> – how are you going to use GDELT to extract more lexicons? That process isn’t clear to me.</w:t>
      </w:r>
    </w:p>
    <w:p w14:paraId="49E6A79C" w14:textId="77777777" w:rsidR="009A3CCD" w:rsidRDefault="009A3CCD" w:rsidP="001D262C">
      <w:pPr>
        <w:pStyle w:val="NormalIndent"/>
        <w:numPr>
          <w:ilvl w:val="1"/>
          <w:numId w:val="13"/>
        </w:numPr>
      </w:pPr>
      <w:r w:rsidRPr="00516807">
        <w:t> When you say “human-made disasters” in 3.1.1 (paragraph 1), what does that mean? Does that include financial/economic crisis?</w:t>
      </w:r>
    </w:p>
    <w:p w14:paraId="348E9694" w14:textId="5D337784" w:rsidR="00155762" w:rsidRDefault="00155762" w:rsidP="001D262C">
      <w:pPr>
        <w:pStyle w:val="NormalIndent"/>
        <w:numPr>
          <w:ilvl w:val="1"/>
          <w:numId w:val="13"/>
        </w:numPr>
      </w:pPr>
      <w:r w:rsidRPr="00516807">
        <w:t xml:space="preserve">Overall: I find this section *almost* compelling, but right now it just feels really disjointed. I think you need to clean it up a bit and make it read as a recipe. It seems to rely on </w:t>
      </w:r>
      <w:proofErr w:type="spellStart"/>
      <w:r w:rsidRPr="00516807">
        <w:t>CrisisLex</w:t>
      </w:r>
      <w:proofErr w:type="spellEnd"/>
      <w:r w:rsidRPr="00516807">
        <w:t>, but there are no other lexicons included/identified? Did you talk to Krzysztof, because he was also working on some lexicon stuff? I don’t like the figure right before 3.1.2</w:t>
      </w:r>
    </w:p>
    <w:p w14:paraId="70CD498B" w14:textId="75CC5846" w:rsidR="001526E9" w:rsidRPr="00516807" w:rsidRDefault="007C57F5" w:rsidP="001D262C">
      <w:pPr>
        <w:pStyle w:val="NormalIndent"/>
        <w:numPr>
          <w:ilvl w:val="1"/>
          <w:numId w:val="13"/>
        </w:numPr>
      </w:pPr>
      <w:r w:rsidRPr="00516807">
        <w:t xml:space="preserve">I don’t think it adds. I think instead you would benefit from a picture that shows how a lexicon can be generated that complements what </w:t>
      </w:r>
      <w:proofErr w:type="spellStart"/>
      <w:r w:rsidRPr="00516807">
        <w:t>CrisisLex</w:t>
      </w:r>
      <w:proofErr w:type="spellEnd"/>
      <w:r w:rsidRPr="00516807">
        <w:t xml:space="preserve"> can offer (you say it’s only for natural and manmade disasters, but are there other limitations? What are the other lexicons for? How do you know when the collection is complete? How do you find those words? Look to how </w:t>
      </w:r>
      <w:proofErr w:type="spellStart"/>
      <w:r w:rsidRPr="00516807">
        <w:t>CrisisLex</w:t>
      </w:r>
      <w:proofErr w:type="spellEnd"/>
      <w:r w:rsidRPr="00516807">
        <w:t xml:space="preserve"> was made and maybe draw from that. This section just feels to me like it’s missing a lot of the “how” and “why” of the need for lexicons in this research.</w:t>
      </w:r>
    </w:p>
    <w:p w14:paraId="490C4D3D" w14:textId="57B1D444" w:rsidR="00516807" w:rsidRPr="00516807" w:rsidRDefault="007C57F5" w:rsidP="00FB7BE0">
      <w:pPr>
        <w:pStyle w:val="NormalIndent"/>
        <w:numPr>
          <w:ilvl w:val="0"/>
          <w:numId w:val="13"/>
        </w:numPr>
        <w:rPr>
          <w:b/>
          <w:bCs/>
        </w:rPr>
      </w:pPr>
      <w:r w:rsidRPr="00442421">
        <w:rPr>
          <w:b/>
          <w:bCs/>
        </w:rPr>
        <w:t xml:space="preserve">Section </w:t>
      </w:r>
      <w:r w:rsidR="00516807" w:rsidRPr="00516807">
        <w:rPr>
          <w:b/>
          <w:bCs/>
        </w:rPr>
        <w:t>3.1.2</w:t>
      </w:r>
      <w:r w:rsidR="00442421" w:rsidRPr="00442421">
        <w:rPr>
          <w:b/>
          <w:bCs/>
        </w:rPr>
        <w:t>: News analysis</w:t>
      </w:r>
    </w:p>
    <w:p w14:paraId="77FBEA55" w14:textId="77777777" w:rsidR="00516807" w:rsidRPr="00516807" w:rsidRDefault="00516807" w:rsidP="001D262C">
      <w:pPr>
        <w:pStyle w:val="NormalIndent"/>
        <w:numPr>
          <w:ilvl w:val="1"/>
          <w:numId w:val="13"/>
        </w:numPr>
      </w:pPr>
      <w:r w:rsidRPr="00516807">
        <w:t>- Why “key individuals and their relationship with other entities”? – is this making this step more complicated than it needs to be?</w:t>
      </w:r>
    </w:p>
    <w:p w14:paraId="1659C288" w14:textId="77777777" w:rsidR="00516807" w:rsidRPr="00516807" w:rsidRDefault="00516807" w:rsidP="001D262C">
      <w:pPr>
        <w:pStyle w:val="NormalIndent"/>
        <w:numPr>
          <w:ilvl w:val="1"/>
          <w:numId w:val="13"/>
        </w:numPr>
      </w:pPr>
      <w:r w:rsidRPr="00516807">
        <w:t>- I think I understand where you’re going with the Metadata part, but I think you need to look for a new way to explain it, because it’s just too confusing.</w:t>
      </w:r>
    </w:p>
    <w:p w14:paraId="0C88946E" w14:textId="77777777" w:rsidR="00516807" w:rsidRPr="00516807" w:rsidRDefault="00516807" w:rsidP="001D262C">
      <w:pPr>
        <w:pStyle w:val="NormalIndent"/>
        <w:numPr>
          <w:ilvl w:val="1"/>
          <w:numId w:val="13"/>
        </w:numPr>
      </w:pPr>
      <w:r w:rsidRPr="00516807">
        <w:t>- in Figure 3, why are the 3 final columns important? This isn’t clear in the narrative of the proposals.</w:t>
      </w:r>
    </w:p>
    <w:p w14:paraId="6EB2FC33" w14:textId="77777777" w:rsidR="00516807" w:rsidRPr="00516807" w:rsidRDefault="00516807" w:rsidP="001D262C">
      <w:pPr>
        <w:pStyle w:val="NormalIndent"/>
        <w:numPr>
          <w:ilvl w:val="1"/>
          <w:numId w:val="13"/>
        </w:numPr>
      </w:pPr>
      <w:r w:rsidRPr="00516807">
        <w:t>- web “scraping” not “scrapping”</w:t>
      </w:r>
    </w:p>
    <w:p w14:paraId="6382323A" w14:textId="77777777" w:rsidR="00516807" w:rsidRPr="00516807" w:rsidRDefault="00516807" w:rsidP="001D262C">
      <w:pPr>
        <w:pStyle w:val="NormalIndent"/>
        <w:numPr>
          <w:ilvl w:val="1"/>
          <w:numId w:val="13"/>
        </w:numPr>
      </w:pPr>
      <w:r w:rsidRPr="00516807">
        <w:t>- I get confused about why the paragraph starting at the top of the 6th page begins with Google News API but suddenly ends with Web Archive – I don’t understand when each one is used.</w:t>
      </w:r>
    </w:p>
    <w:p w14:paraId="14CDC519" w14:textId="77777777" w:rsidR="00516807" w:rsidRPr="00516807" w:rsidRDefault="00516807" w:rsidP="001D262C">
      <w:pPr>
        <w:pStyle w:val="NormalIndent"/>
        <w:numPr>
          <w:ilvl w:val="1"/>
          <w:numId w:val="13"/>
        </w:numPr>
      </w:pPr>
      <w:r w:rsidRPr="00516807">
        <w:lastRenderedPageBreak/>
        <w:t>- “Content analysis is a method used in various disciplines to extract quantitative measures from textual information.” – this is not necessarily true. Lots of people do content analysis without any quantitative measures.</w:t>
      </w:r>
    </w:p>
    <w:p w14:paraId="1C27F533" w14:textId="1FE841BF" w:rsidR="00516807" w:rsidRPr="00516807" w:rsidRDefault="00516807" w:rsidP="001D262C">
      <w:pPr>
        <w:pStyle w:val="NormalIndent"/>
        <w:numPr>
          <w:ilvl w:val="1"/>
          <w:numId w:val="13"/>
        </w:numPr>
      </w:pPr>
      <w:r w:rsidRPr="00516807">
        <w:t>- Explain why we need to find entities and relationships – this is not clear so I can’t understand why you need content analysis.</w:t>
      </w:r>
    </w:p>
    <w:p w14:paraId="6164779F" w14:textId="42F7303E" w:rsidR="00516807" w:rsidRPr="00516807" w:rsidRDefault="00516807" w:rsidP="001D262C">
      <w:pPr>
        <w:pStyle w:val="NormalIndent"/>
        <w:numPr>
          <w:ilvl w:val="1"/>
          <w:numId w:val="13"/>
        </w:numPr>
      </w:pPr>
      <w:r w:rsidRPr="00516807">
        <w:t>I will be honest, most of the metadata part was lost on me. I think you need to rethink how you explain what, why, and how it is you’re doing what you’re doing.</w:t>
      </w:r>
    </w:p>
    <w:p w14:paraId="5976245C" w14:textId="56592213" w:rsidR="00516807" w:rsidRPr="00516807" w:rsidRDefault="00516807" w:rsidP="001D262C">
      <w:pPr>
        <w:pStyle w:val="NormalIndent"/>
        <w:numPr>
          <w:ilvl w:val="1"/>
          <w:numId w:val="13"/>
        </w:numPr>
      </w:pPr>
      <w:r w:rsidRPr="00516807">
        <w:t>What does SNA give us in terms of understanding relationships? Why do we need this?</w:t>
      </w:r>
    </w:p>
    <w:p w14:paraId="245DD2E9" w14:textId="77777777" w:rsidR="00516807" w:rsidRPr="00516807" w:rsidRDefault="00516807" w:rsidP="001D262C">
      <w:pPr>
        <w:pStyle w:val="NormalIndent"/>
        <w:numPr>
          <w:ilvl w:val="1"/>
          <w:numId w:val="13"/>
        </w:numPr>
      </w:pPr>
      <w:r w:rsidRPr="00516807">
        <w:t>Figure 4 doesn’t feel informative to me. I can’t visually see the clusters, and I don’t know what you’re using the clusters for.</w:t>
      </w:r>
    </w:p>
    <w:p w14:paraId="595719CA" w14:textId="613B1077" w:rsidR="00673CB3" w:rsidRPr="00D4687D" w:rsidRDefault="00673CB3" w:rsidP="00FB7BE0">
      <w:pPr>
        <w:pStyle w:val="NormalIndent"/>
        <w:numPr>
          <w:ilvl w:val="0"/>
          <w:numId w:val="13"/>
        </w:numPr>
        <w:rPr>
          <w:b/>
          <w:bCs/>
        </w:rPr>
      </w:pPr>
      <w:r w:rsidRPr="00D4687D">
        <w:rPr>
          <w:b/>
          <w:bCs/>
        </w:rPr>
        <w:t>Section 3.1.</w:t>
      </w:r>
      <w:r w:rsidR="00964481" w:rsidRPr="00D4687D">
        <w:rPr>
          <w:b/>
          <w:bCs/>
        </w:rPr>
        <w:t xml:space="preserve">3: </w:t>
      </w:r>
      <w:r w:rsidR="00D4687D" w:rsidRPr="00D4687D">
        <w:rPr>
          <w:b/>
          <w:bCs/>
        </w:rPr>
        <w:t>Events clustering</w:t>
      </w:r>
    </w:p>
    <w:p w14:paraId="3E71074A" w14:textId="77777777" w:rsidR="00516807" w:rsidRPr="00516807" w:rsidRDefault="00516807" w:rsidP="001D262C">
      <w:pPr>
        <w:pStyle w:val="NormalIndent"/>
        <w:numPr>
          <w:ilvl w:val="1"/>
          <w:numId w:val="13"/>
        </w:numPr>
      </w:pPr>
      <w:r w:rsidRPr="00516807">
        <w:t>You’ve completely lost me by 3.1.3 –</w:t>
      </w:r>
    </w:p>
    <w:p w14:paraId="11318923" w14:textId="77777777" w:rsidR="00516807" w:rsidRPr="00516807" w:rsidRDefault="00516807" w:rsidP="001D262C">
      <w:pPr>
        <w:pStyle w:val="NormalIndent"/>
        <w:numPr>
          <w:ilvl w:val="1"/>
          <w:numId w:val="13"/>
        </w:numPr>
      </w:pPr>
      <w:r w:rsidRPr="00516807">
        <w:t>What does this have to do with Figures 1 &amp; 2?</w:t>
      </w:r>
    </w:p>
    <w:p w14:paraId="3466C2BB" w14:textId="77777777" w:rsidR="00516807" w:rsidRPr="00516807" w:rsidRDefault="00516807" w:rsidP="001D262C">
      <w:pPr>
        <w:pStyle w:val="NormalIndent"/>
        <w:numPr>
          <w:ilvl w:val="1"/>
          <w:numId w:val="13"/>
        </w:numPr>
      </w:pPr>
      <w:r w:rsidRPr="00516807">
        <w:t>Why is this happening?</w:t>
      </w:r>
    </w:p>
    <w:p w14:paraId="66867C07" w14:textId="4BF4A94D" w:rsidR="00D4687D" w:rsidRPr="00516807" w:rsidRDefault="00516807" w:rsidP="001D262C">
      <w:pPr>
        <w:pStyle w:val="NormalIndent"/>
        <w:numPr>
          <w:ilvl w:val="1"/>
          <w:numId w:val="13"/>
        </w:numPr>
      </w:pPr>
      <w:r w:rsidRPr="00516807">
        <w:t>I don’t know where you’re going with the figure right before 3.1.4 – how does this relate to Figures 1 &amp; 2? There’s almost too many figures, but not quite the right ones that explain what I’m reading.</w:t>
      </w:r>
    </w:p>
    <w:p w14:paraId="609856C8" w14:textId="77777777" w:rsidR="00516807" w:rsidRPr="00516807" w:rsidRDefault="00516807" w:rsidP="00FB7BE0">
      <w:pPr>
        <w:pStyle w:val="NormalIndent"/>
        <w:numPr>
          <w:ilvl w:val="0"/>
          <w:numId w:val="13"/>
        </w:numPr>
        <w:rPr>
          <w:b/>
          <w:bCs/>
        </w:rPr>
      </w:pPr>
      <w:r w:rsidRPr="00516807">
        <w:rPr>
          <w:b/>
          <w:bCs/>
        </w:rPr>
        <w:t>Overall section 3.1.2 &amp; 3.1.3</w:t>
      </w:r>
    </w:p>
    <w:p w14:paraId="4F462387" w14:textId="77777777" w:rsidR="00516807" w:rsidRPr="00516807" w:rsidRDefault="00516807" w:rsidP="001D262C">
      <w:pPr>
        <w:pStyle w:val="NormalIndent"/>
        <w:numPr>
          <w:ilvl w:val="1"/>
          <w:numId w:val="13"/>
        </w:numPr>
      </w:pPr>
      <w:r w:rsidRPr="00516807">
        <w:t>You have a tendency to not tell me what/why/how in each of your sections. You give me what, but it’s not linked to the how/why, which makes it hard to buy into.</w:t>
      </w:r>
    </w:p>
    <w:p w14:paraId="50CDC8F6" w14:textId="77777777" w:rsidR="00516807" w:rsidRPr="00516807" w:rsidRDefault="00516807" w:rsidP="001D262C">
      <w:pPr>
        <w:pStyle w:val="NormalIndent"/>
        <w:numPr>
          <w:ilvl w:val="1"/>
          <w:numId w:val="13"/>
        </w:numPr>
      </w:pPr>
      <w:r w:rsidRPr="00516807">
        <w:t>You’re losing the central “story” thread by changing the type of words you’re using over and over (messaging), and so you’ll need to clean up a bit the order that you say things in, but also tying up what you need to say before it gets too long.</w:t>
      </w:r>
    </w:p>
    <w:p w14:paraId="01A353D2" w14:textId="77777777" w:rsidR="00516807" w:rsidRDefault="00516807" w:rsidP="001D262C">
      <w:pPr>
        <w:pStyle w:val="NormalIndent"/>
        <w:numPr>
          <w:ilvl w:val="1"/>
          <w:numId w:val="13"/>
        </w:numPr>
      </w:pPr>
      <w:r w:rsidRPr="00516807">
        <w:t>You really lost me by 3.1.3, so this is high priority to revisit and think how you will explain this to someone. Try to use Figures 1 &amp; 2 as your grounding point.</w:t>
      </w:r>
    </w:p>
    <w:p w14:paraId="289532AC" w14:textId="361FABAE" w:rsidR="001B26B3" w:rsidRDefault="004A2BD0" w:rsidP="001D262C">
      <w:pPr>
        <w:pStyle w:val="NormalIndent"/>
        <w:numPr>
          <w:ilvl w:val="1"/>
          <w:numId w:val="13"/>
        </w:numPr>
      </w:pPr>
      <w:r w:rsidRPr="00516807">
        <w:t>I will tell you what the Army Colonel who I once worked for (he was actually originally someone very high up in Microsoft) told me: whatever you decided to write, take out all the adjectives. That applies in this case – and ChatGPT is notorious for adding too many adjectives. In section 3.1.1, consider removing at least half of the adjectives and adverbs.</w:t>
      </w:r>
    </w:p>
    <w:p w14:paraId="391CD6AF" w14:textId="77777777" w:rsidR="00FF7673" w:rsidRPr="004A2BD0" w:rsidRDefault="00FF7673" w:rsidP="00BA7E65">
      <w:pPr>
        <w:pStyle w:val="NormalIndent"/>
      </w:pPr>
    </w:p>
    <w:p w14:paraId="09A3DF10" w14:textId="0394703D" w:rsidR="005270AD" w:rsidRDefault="005270AD" w:rsidP="002F24E8">
      <w:pPr>
        <w:pStyle w:val="Appendices"/>
      </w:pPr>
      <w:bookmarkStart w:id="82" w:name="_Toc162981896"/>
      <w:r>
        <w:t>Extra: News Database</w:t>
      </w:r>
      <w:bookmarkEnd w:id="82"/>
    </w:p>
    <w:p w14:paraId="6EB12893" w14:textId="77777777" w:rsidR="005270AD" w:rsidRDefault="005270AD" w:rsidP="005270AD">
      <w:pPr>
        <w:pStyle w:val="FigureContent"/>
      </w:pPr>
      <w:r w:rsidRPr="005270AD">
        <w:drawing>
          <wp:inline distT="0" distB="0" distL="0" distR="0" wp14:anchorId="33183B0C" wp14:editId="3589D1A7">
            <wp:extent cx="5943600" cy="2567940"/>
            <wp:effectExtent l="0" t="0" r="0" b="0"/>
            <wp:docPr id="1352193267" name="Picture 6" descr="A group of colorful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193267" name="Picture 6" descr="A group of colorful circles&#10;&#10;Description automatically generated"/>
                    <pic:cNvPicPr>
                      <a:picLocks noChangeAspect="1"/>
                    </pic:cNvPicPr>
                  </pic:nvPicPr>
                  <pic:blipFill>
                    <a:blip r:embed="rId52">
                      <a:extLst>
                        <a:ext uri="{28A0092B-C50C-407E-A947-70E740481C1C}">
                          <a14:useLocalDpi xmlns:a14="http://schemas.microsoft.com/office/drawing/2010/main"/>
                        </a:ext>
                      </a:extLst>
                    </a:blip>
                    <a:srcRect/>
                    <a:stretch>
                      <a:fillRect/>
                    </a:stretch>
                  </pic:blipFill>
                  <pic:spPr bwMode="auto">
                    <a:xfrm>
                      <a:off x="0" y="0"/>
                      <a:ext cx="5943600" cy="2567940"/>
                    </a:xfrm>
                    <a:prstGeom prst="rect">
                      <a:avLst/>
                    </a:prstGeom>
                    <a:noFill/>
                    <a:ln>
                      <a:noFill/>
                    </a:ln>
                  </pic:spPr>
                </pic:pic>
              </a:graphicData>
            </a:graphic>
          </wp:inline>
        </w:drawing>
      </w:r>
    </w:p>
    <w:p w14:paraId="73BEAC39" w14:textId="4EAC6157" w:rsidR="00CA0B22" w:rsidRDefault="005270AD" w:rsidP="00913EC4">
      <w:pPr>
        <w:pStyle w:val="FigureLabel"/>
        <w:rPr>
          <w:noProof/>
        </w:rPr>
      </w:pPr>
      <w:r>
        <w:t xml:space="preserve">Figure </w:t>
      </w:r>
      <w:r>
        <w:fldChar w:fldCharType="begin"/>
      </w:r>
      <w:r>
        <w:instrText xml:space="preserve"> SEQ Figure \* ARABIC </w:instrText>
      </w:r>
      <w:r>
        <w:fldChar w:fldCharType="separate"/>
      </w:r>
      <w:r w:rsidR="005938D5">
        <w:rPr>
          <w:noProof/>
        </w:rPr>
        <w:t>6</w:t>
      </w:r>
      <w:r>
        <w:fldChar w:fldCharType="end"/>
      </w:r>
      <w:r>
        <w:t xml:space="preserve">. </w:t>
      </w:r>
      <w:r w:rsidRPr="00D05CCE">
        <w:t>Graph representation of the final database</w:t>
      </w:r>
    </w:p>
    <w:sectPr w:rsidR="00CA0B22" w:rsidSect="00E7762C">
      <w:type w:val="continuous"/>
      <w:pgSz w:w="12240" w:h="15840" w:code="1"/>
      <w:pgMar w:top="1440" w:right="1440" w:bottom="1440" w:left="1440" w:header="992" w:footer="1083" w:gutter="0"/>
      <w:cols w:space="54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RTINEZ SALCEDO, JOSEPH" w:date="2024-04-15T08:24:00Z" w:initials="JM">
    <w:p w14:paraId="64C6A185" w14:textId="7B2A5F8B" w:rsidR="001D1FEC" w:rsidRDefault="001D1FEC" w:rsidP="001D1FEC">
      <w:pPr>
        <w:pStyle w:val="CommentText"/>
        <w:jc w:val="left"/>
      </w:pPr>
      <w:r>
        <w:rPr>
          <w:rStyle w:val="CommentReference"/>
        </w:rPr>
        <w:annotationRef/>
      </w:r>
      <w:r>
        <w:rPr>
          <w:lang w:val="es-CO"/>
        </w:rPr>
        <w:t>Redo</w:t>
      </w:r>
      <w:r>
        <w:rPr>
          <w:lang w:val="es-CO"/>
        </w:rPr>
        <w:br/>
        <w:t>Makes no sense, is it an axis?</w:t>
      </w:r>
    </w:p>
  </w:comment>
  <w:comment w:id="6" w:author="LLINAS MARIMON, BRIAN" w:date="2024-03-27T16:11:00Z" w:initials="H">
    <w:p w14:paraId="4F955DBB" w14:textId="3AAD84BB" w:rsidR="00062377" w:rsidRDefault="00062377" w:rsidP="00062377">
      <w:pPr>
        <w:jc w:val="left"/>
      </w:pPr>
      <w:r>
        <w:rPr>
          <w:rStyle w:val="CommentReference"/>
        </w:rPr>
        <w:annotationRef/>
      </w:r>
      <w:r>
        <w:rPr>
          <w:color w:val="000000"/>
        </w:rPr>
        <w:t>What are those crisis/shock define in the literature</w:t>
      </w:r>
    </w:p>
  </w:comment>
  <w:comment w:id="7" w:author="LLINAS MARIMON, BRIAN" w:date="2024-03-27T16:15:00Z" w:initials="H">
    <w:p w14:paraId="27BC4C71" w14:textId="4A741380" w:rsidR="00C10EC1" w:rsidRDefault="00C10EC1" w:rsidP="00C10EC1">
      <w:pPr>
        <w:jc w:val="left"/>
      </w:pPr>
      <w:r>
        <w:rPr>
          <w:rStyle w:val="CommentReference"/>
        </w:rPr>
        <w:annotationRef/>
      </w:r>
      <w:r>
        <w:rPr>
          <w:color w:val="000000"/>
        </w:rPr>
        <w:fldChar w:fldCharType="begin"/>
      </w:r>
      <w:r>
        <w:rPr>
          <w:color w:val="000000"/>
        </w:rPr>
        <w:instrText>HYPERLINK "mailto:jmart130@odu.edu"</w:instrText>
      </w:r>
      <w:r>
        <w:rPr>
          <w:color w:val="000000"/>
        </w:rPr>
      </w:r>
      <w:bookmarkStart w:id="8" w:name="_@_AEFD6C9A3402E947AE0F22DE46900E56Z"/>
      <w:r>
        <w:rPr>
          <w:color w:val="000000"/>
        </w:rPr>
        <w:fldChar w:fldCharType="separate"/>
      </w:r>
      <w:bookmarkEnd w:id="8"/>
      <w:r w:rsidRPr="00C10EC1">
        <w:rPr>
          <w:rStyle w:val="Mention"/>
          <w:noProof/>
        </w:rPr>
        <w:t>@MARTINEZ SALCEDO, JOSEPH</w:t>
      </w:r>
      <w:r>
        <w:rPr>
          <w:color w:val="000000"/>
        </w:rPr>
        <w:fldChar w:fldCharType="end"/>
      </w:r>
      <w:r>
        <w:rPr>
          <w:color w:val="000000"/>
        </w:rPr>
        <w:t xml:space="preserve"> Add the link</w:t>
      </w:r>
    </w:p>
  </w:comment>
  <w:comment w:id="5" w:author="BOTELLO MALDONADO, JHON" w:date="2024-04-13T08:25:00Z" w:initials="JB">
    <w:p w14:paraId="787692D7" w14:textId="77777777" w:rsidR="009A2751" w:rsidRDefault="009A2751" w:rsidP="009A2751">
      <w:pPr>
        <w:pStyle w:val="CommentText"/>
        <w:jc w:val="left"/>
      </w:pPr>
      <w:r>
        <w:rPr>
          <w:rStyle w:val="CommentReference"/>
        </w:rPr>
        <w:annotationRef/>
      </w:r>
      <w:r>
        <w:rPr>
          <w:lang w:val="es-CO"/>
        </w:rPr>
        <w:t>Pending to improve after clarifying steps and lexicons</w:t>
      </w:r>
    </w:p>
  </w:comment>
  <w:comment w:id="9" w:author="MARTINEZ SALCEDO, JOSEPH" w:date="2024-04-13T09:24:00Z" w:initials="JM">
    <w:p w14:paraId="58A25F3F" w14:textId="77777777" w:rsidR="0025147C" w:rsidRDefault="0025147C" w:rsidP="0025147C">
      <w:pPr>
        <w:pStyle w:val="CommentText"/>
        <w:jc w:val="left"/>
      </w:pPr>
      <w:r>
        <w:rPr>
          <w:rStyle w:val="CommentReference"/>
        </w:rPr>
        <w:annotationRef/>
      </w:r>
      <w:r>
        <w:rPr>
          <w:lang w:val="es-CO"/>
        </w:rPr>
        <w:t xml:space="preserve">Pending to update after clarifying steps </w:t>
      </w:r>
    </w:p>
  </w:comment>
  <w:comment w:id="15" w:author="LLINAS MARIMON, BRIAN" w:date="2024-04-15T08:47:00Z" w:initials="BL">
    <w:p w14:paraId="2B28C668" w14:textId="77777777" w:rsidR="008F42AC" w:rsidRDefault="008F42AC" w:rsidP="002833F0">
      <w:pPr>
        <w:jc w:val="left"/>
      </w:pPr>
      <w:r>
        <w:rPr>
          <w:rStyle w:val="CommentReference"/>
        </w:rPr>
        <w:annotationRef/>
      </w:r>
      <w:r>
        <w:rPr>
          <w:color w:val="000000"/>
        </w:rPr>
        <w:t>Explain in detail</w:t>
      </w:r>
    </w:p>
  </w:comment>
  <w:comment w:id="13" w:author="MARTINEZ SALCEDO, JOSEPH" w:date="2024-04-15T08:44:00Z" w:initials="JM">
    <w:p w14:paraId="469A5699" w14:textId="77777777" w:rsidR="00BD74DB" w:rsidRDefault="00BD74DB" w:rsidP="00BD74DB">
      <w:pPr>
        <w:pStyle w:val="CommentText"/>
        <w:jc w:val="left"/>
      </w:pPr>
      <w:r>
        <w:rPr>
          <w:rStyle w:val="CommentReference"/>
        </w:rPr>
        <w:annotationRef/>
      </w:r>
      <w:r>
        <w:rPr>
          <w:lang w:val="es-CO"/>
        </w:rPr>
        <w:t>Do and write about using the GKG themes table from Brian for the lexicon</w:t>
      </w:r>
    </w:p>
  </w:comment>
  <w:comment w:id="14" w:author="MARTINEZ SALCEDO, JOSEPH" w:date="2024-04-15T08:44:00Z" w:initials="JM">
    <w:p w14:paraId="3EA4245B" w14:textId="77777777" w:rsidR="00BD74DB" w:rsidRDefault="00BD74DB" w:rsidP="00BD74DB">
      <w:pPr>
        <w:pStyle w:val="CommentText"/>
        <w:jc w:val="left"/>
      </w:pPr>
      <w:r>
        <w:rPr>
          <w:rStyle w:val="CommentReference"/>
        </w:rPr>
        <w:annotationRef/>
      </w:r>
      <w:r>
        <w:rPr>
          <w:lang w:val="es-CO"/>
        </w:rPr>
        <w:t>Maybe there are papers about it</w:t>
      </w:r>
    </w:p>
  </w:comment>
  <w:comment w:id="16" w:author="MARTINEZ SALCEDO, JOSEPH" w:date="2024-04-15T08:29:00Z" w:initials="JM">
    <w:p w14:paraId="7DB7FDA2" w14:textId="29796B2E" w:rsidR="00B268DF" w:rsidRDefault="00B268DF" w:rsidP="00B268DF">
      <w:pPr>
        <w:pStyle w:val="CommentText"/>
        <w:jc w:val="left"/>
      </w:pPr>
      <w:r>
        <w:rPr>
          <w:rStyle w:val="CommentReference"/>
        </w:rPr>
        <w:annotationRef/>
      </w:r>
      <w:r>
        <w:rPr>
          <w:lang w:val="es-CO"/>
        </w:rPr>
        <w:t>Mentioned soft clustering</w:t>
      </w:r>
    </w:p>
  </w:comment>
  <w:comment w:id="12" w:author="MARTINEZ SALCEDO, JOSEPH" w:date="2024-04-15T08:31:00Z" w:initials="JM">
    <w:p w14:paraId="2B319179" w14:textId="77777777" w:rsidR="00CC410C" w:rsidRDefault="00CC410C" w:rsidP="00CC410C">
      <w:pPr>
        <w:pStyle w:val="CommentText"/>
        <w:jc w:val="left"/>
      </w:pPr>
      <w:r>
        <w:rPr>
          <w:rStyle w:val="CommentReference"/>
        </w:rPr>
        <w:annotationRef/>
      </w:r>
      <w:r>
        <w:rPr>
          <w:lang w:val="es-CO"/>
        </w:rPr>
        <w:t>Cameo Codes from GDELT as a lexicon to get more keywords, instead of GDELT itself?</w:t>
      </w:r>
    </w:p>
  </w:comment>
  <w:comment w:id="17" w:author="MARTINEZ SALCEDO, JOSEPH" w:date="2024-04-15T08:39:00Z" w:initials="JM">
    <w:p w14:paraId="4151F830" w14:textId="77777777" w:rsidR="00F141A9" w:rsidRDefault="00F141A9" w:rsidP="00F141A9">
      <w:pPr>
        <w:pStyle w:val="CommentText"/>
        <w:jc w:val="left"/>
      </w:pPr>
      <w:r>
        <w:rPr>
          <w:rStyle w:val="CommentReference"/>
        </w:rPr>
        <w:annotationRef/>
      </w:r>
      <w:r>
        <w:rPr>
          <w:lang w:val="es-CO"/>
        </w:rPr>
        <w:t>Events from papers, or something commonly accepted</w:t>
      </w:r>
    </w:p>
  </w:comment>
  <w:comment w:id="18" w:author="LLINAS MARIMON, BRIAN" w:date="2024-04-15T08:39:00Z" w:initials="BL">
    <w:p w14:paraId="144C3E6C" w14:textId="687EB91A" w:rsidR="00964F56" w:rsidRDefault="00964F56" w:rsidP="00964F56">
      <w:pPr>
        <w:jc w:val="left"/>
      </w:pPr>
      <w:r>
        <w:rPr>
          <w:rStyle w:val="CommentReference"/>
        </w:rPr>
        <w:annotationRef/>
      </w:r>
      <w:r>
        <w:rPr>
          <w:color w:val="000000"/>
        </w:rPr>
        <w:t>Where will be extracted? Rewrite narrative with our own words</w:t>
      </w:r>
    </w:p>
  </w:comment>
  <w:comment w:id="19" w:author="MARTINEZ SALCEDO, JOSEPH" w:date="2024-04-15T08:50:00Z" w:initials="JM">
    <w:p w14:paraId="0F83F30E" w14:textId="77777777" w:rsidR="00C4619A" w:rsidRDefault="008B2B42" w:rsidP="00C4619A">
      <w:pPr>
        <w:pStyle w:val="CommentText"/>
        <w:jc w:val="left"/>
      </w:pPr>
      <w:r>
        <w:rPr>
          <w:rStyle w:val="CommentReference"/>
        </w:rPr>
        <w:annotationRef/>
      </w:r>
      <w:r w:rsidR="00C4619A">
        <w:rPr>
          <w:lang w:val="es-CO"/>
        </w:rPr>
        <w:t>Mention it, and change its name:</w:t>
      </w:r>
    </w:p>
    <w:p w14:paraId="50230833" w14:textId="77777777" w:rsidR="00C4619A" w:rsidRDefault="00C4619A" w:rsidP="00C4619A">
      <w:pPr>
        <w:pStyle w:val="CommentText"/>
        <w:jc w:val="left"/>
      </w:pPr>
      <w:r>
        <w:rPr>
          <w:lang w:val="es-CO"/>
        </w:rPr>
        <w:t>Expanded Crisis Lexicon?</w:t>
      </w:r>
      <w:r>
        <w:rPr>
          <w:lang w:val="es-CO"/>
        </w:rPr>
        <w:br/>
        <w:t>Expanded candidate events lexicon?</w:t>
      </w:r>
    </w:p>
  </w:comment>
  <w:comment w:id="21" w:author="LLINAS MARIMON, BRIAN" w:date="2024-04-15T08:51:00Z" w:initials="BL">
    <w:p w14:paraId="376E1585" w14:textId="77777777" w:rsidR="00A01C34" w:rsidRDefault="00A01C34" w:rsidP="00A01C34">
      <w:pPr>
        <w:jc w:val="left"/>
      </w:pPr>
      <w:r>
        <w:rPr>
          <w:rStyle w:val="CommentReference"/>
        </w:rPr>
        <w:annotationRef/>
      </w:r>
      <w:r>
        <w:rPr>
          <w:color w:val="000000"/>
        </w:rPr>
        <w:t>Elaborate. Change name (expanded lexicon, candidate events lexicon)</w:t>
      </w:r>
    </w:p>
  </w:comment>
  <w:comment w:id="22" w:author="BRIAN LLINAS MARIMON" w:date="2024-04-16T18:49:00Z" w:initials="BLM">
    <w:p w14:paraId="24DBA7DA" w14:textId="77777777" w:rsidR="00B02616" w:rsidRDefault="00B02616" w:rsidP="00B02616">
      <w:pPr>
        <w:pStyle w:val="CommentText"/>
        <w:jc w:val="left"/>
      </w:pPr>
      <w:r>
        <w:rPr>
          <w:rStyle w:val="CommentReference"/>
        </w:rPr>
        <w:annotationRef/>
      </w:r>
      <w:r>
        <w:t xml:space="preserve"> An event is an interaction, associated with a specific point in time, that can be described in a natural language sentence that has as its subject and object an element of a set of actors and as its verb an element of a set of action.</w:t>
      </w:r>
      <w:r>
        <w:br/>
      </w:r>
      <w:r>
        <w:br/>
      </w:r>
      <w:r>
        <w:rPr>
          <w:color w:val="222222"/>
          <w:highlight w:val="white"/>
        </w:rPr>
        <w:t>Gerner, D. J., Schrodt, P. A., Francisco, R. A., &amp; Weddle, J. L. (1994). Machine coding of event data using regional and international sources. </w:t>
      </w:r>
      <w:r>
        <w:rPr>
          <w:i/>
          <w:iCs/>
          <w:color w:val="222222"/>
          <w:highlight w:val="white"/>
        </w:rPr>
        <w:t>International Studies Quarterly</w:t>
      </w:r>
      <w:r>
        <w:rPr>
          <w:color w:val="222222"/>
          <w:highlight w:val="white"/>
        </w:rPr>
        <w:t>, </w:t>
      </w:r>
      <w:r>
        <w:rPr>
          <w:i/>
          <w:iCs/>
          <w:color w:val="222222"/>
          <w:highlight w:val="white"/>
        </w:rPr>
        <w:t>38</w:t>
      </w:r>
      <w:r>
        <w:rPr>
          <w:color w:val="222222"/>
          <w:highlight w:val="white"/>
        </w:rPr>
        <w:t>(1), 91-119.</w:t>
      </w:r>
      <w:r>
        <w:t xml:space="preserve"> </w:t>
      </w:r>
    </w:p>
  </w:comment>
  <w:comment w:id="23" w:author="MARTINEZ SALCEDO, JOSEPH" w:date="2024-04-17T18:55:00Z" w:initials="JM">
    <w:p w14:paraId="660E91B2" w14:textId="77777777" w:rsidR="002C385B" w:rsidRDefault="002C385B" w:rsidP="002C385B">
      <w:pPr>
        <w:pStyle w:val="CommentText"/>
        <w:jc w:val="left"/>
      </w:pPr>
      <w:r>
        <w:rPr>
          <w:rStyle w:val="CommentReference"/>
        </w:rPr>
        <w:annotationRef/>
      </w:r>
      <w:r>
        <w:rPr>
          <w:lang w:val="es-CO"/>
        </w:rPr>
        <w:t>Write it in the body of the document. The “computational definition”</w:t>
      </w:r>
    </w:p>
  </w:comment>
  <w:comment w:id="24" w:author="LLINAS MARIMON, BRIAN" w:date="2024-04-13T09:58:00Z" w:initials="BL">
    <w:p w14:paraId="52ED2101" w14:textId="76ED1FD6" w:rsidR="008D7CDB" w:rsidRDefault="008D7CDB" w:rsidP="008D7CDB">
      <w:pPr>
        <w:jc w:val="left"/>
      </w:pPr>
      <w:r>
        <w:rPr>
          <w:rStyle w:val="CommentReference"/>
        </w:rPr>
        <w:annotationRef/>
      </w:r>
      <w:r>
        <w:rPr>
          <w:color w:val="000000"/>
        </w:rPr>
        <w:t>Improve what NER is, why it is important, which models we can use and how it will be connected with SNA</w:t>
      </w:r>
    </w:p>
  </w:comment>
  <w:comment w:id="25" w:author="LLINAS MARIMON, BRIAN" w:date="2024-04-13T10:00:00Z" w:initials="BL">
    <w:p w14:paraId="0D45EF47" w14:textId="77777777" w:rsidR="00D36770" w:rsidRDefault="00D36770" w:rsidP="00D36770">
      <w:pPr>
        <w:jc w:val="left"/>
      </w:pPr>
      <w:r>
        <w:rPr>
          <w:rStyle w:val="CommentReference"/>
        </w:rPr>
        <w:annotationRef/>
      </w:r>
      <w:r>
        <w:rPr>
          <w:color w:val="000000"/>
        </w:rPr>
        <w:t>Improve on how LLMs can help to identify events or topics related to an specific events</w:t>
      </w:r>
    </w:p>
  </w:comment>
  <w:comment w:id="26" w:author="LLINAS MARIMON, BRIAN" w:date="2024-04-03T18:15:00Z" w:initials="BL">
    <w:p w14:paraId="440F406E" w14:textId="5BE80A68" w:rsidR="005B6942" w:rsidRDefault="005B6942" w:rsidP="005B6942">
      <w:pPr>
        <w:jc w:val="left"/>
      </w:pPr>
      <w:r>
        <w:rPr>
          <w:rStyle w:val="CommentReference"/>
        </w:rPr>
        <w:annotationRef/>
      </w:r>
      <w:r>
        <w:rPr>
          <w:color w:val="000000"/>
        </w:rPr>
        <w:fldChar w:fldCharType="begin"/>
      </w:r>
      <w:r>
        <w:rPr>
          <w:color w:val="000000"/>
        </w:rPr>
        <w:instrText>HYPERLINK "mailto:jmart130@odu.edu"</w:instrText>
      </w:r>
      <w:r>
        <w:rPr>
          <w:color w:val="000000"/>
        </w:rPr>
      </w:r>
      <w:bookmarkStart w:id="27" w:name="_@_1E6CA8973E3783478318AB93EB60BA3DZ"/>
      <w:r>
        <w:rPr>
          <w:color w:val="000000"/>
        </w:rPr>
        <w:fldChar w:fldCharType="separate"/>
      </w:r>
      <w:bookmarkEnd w:id="27"/>
      <w:r w:rsidRPr="005B6942">
        <w:rPr>
          <w:rStyle w:val="Mention"/>
          <w:noProof/>
        </w:rPr>
        <w:t>@MARTINEZ SALCEDO, JOSEPH</w:t>
      </w:r>
      <w:r>
        <w:rPr>
          <w:color w:val="000000"/>
        </w:rPr>
        <w:fldChar w:fldCharType="end"/>
      </w:r>
      <w:r>
        <w:rPr>
          <w:color w:val="000000"/>
        </w:rPr>
        <w:t xml:space="preserve"> Here add the diagram we did on Friday and explanation on the process with the different measure variables</w:t>
      </w:r>
    </w:p>
  </w:comment>
  <w:comment w:id="29" w:author="LLINAS MARIMON, BRIAN" w:date="2024-04-15T09:47:00Z" w:initials="BL">
    <w:p w14:paraId="7792ABBE" w14:textId="77777777" w:rsidR="00141602" w:rsidRDefault="00141602" w:rsidP="00141602">
      <w:pPr>
        <w:jc w:val="left"/>
      </w:pPr>
      <w:r>
        <w:rPr>
          <w:rStyle w:val="CommentReference"/>
        </w:rPr>
        <w:annotationRef/>
      </w:r>
      <w:r>
        <w:rPr>
          <w:color w:val="000000"/>
        </w:rPr>
        <w:t>First, identify events and then make the news analysis</w:t>
      </w:r>
    </w:p>
  </w:comment>
  <w:comment w:id="30" w:author="LLINAS MARIMON, BRIAN" w:date="2024-04-15T09:49:00Z" w:initials="BL">
    <w:p w14:paraId="05C72099" w14:textId="77777777" w:rsidR="00CC6031" w:rsidRDefault="00CC6031" w:rsidP="00CC6031">
      <w:pPr>
        <w:jc w:val="left"/>
      </w:pPr>
      <w:r>
        <w:rPr>
          <w:rStyle w:val="CommentReference"/>
        </w:rPr>
        <w:annotationRef/>
      </w:r>
      <w:r>
        <w:rPr>
          <w:color w:val="000000"/>
        </w:rPr>
        <w:t>Generate agent-RAG to aks questions about events. System change? What happen?</w:t>
      </w:r>
    </w:p>
  </w:comment>
  <w:comment w:id="36" w:author="LLINAS MARIMON, BRIAN" w:date="2024-03-29T14:52:00Z" w:initials="H">
    <w:p w14:paraId="71F0092F" w14:textId="0E4C59FD" w:rsidR="00E67215" w:rsidRDefault="00E67215" w:rsidP="00E67215">
      <w:pPr>
        <w:jc w:val="left"/>
      </w:pPr>
      <w:r>
        <w:rPr>
          <w:rStyle w:val="CommentReference"/>
        </w:rPr>
        <w:annotationRef/>
      </w:r>
      <w:hyperlink r:id="rId1" w:history="1">
        <w:r w:rsidRPr="009C5DCA">
          <w:rPr>
            <w:rStyle w:val="Hyperlink"/>
          </w:rPr>
          <w:t>https://aylien.com/product/news-api/demo</w:t>
        </w:r>
      </w:hyperlink>
    </w:p>
    <w:p w14:paraId="57CE013C" w14:textId="77777777" w:rsidR="00E67215" w:rsidRDefault="00E67215" w:rsidP="00E67215">
      <w:pPr>
        <w:jc w:val="left"/>
      </w:pPr>
    </w:p>
  </w:comment>
  <w:comment w:id="37" w:author="LLINAS MARIMON, BRIAN" w:date="2024-03-29T14:52:00Z" w:initials="H">
    <w:p w14:paraId="08F0117B" w14:textId="77777777" w:rsidR="00E67215" w:rsidRDefault="00E67215" w:rsidP="00E67215">
      <w:pPr>
        <w:jc w:val="left"/>
      </w:pPr>
      <w:r>
        <w:rPr>
          <w:rStyle w:val="CommentReference"/>
        </w:rPr>
        <w:annotationRef/>
      </w:r>
      <w:hyperlink r:id="rId2" w:history="1">
        <w:r w:rsidRPr="00E95E18">
          <w:rPr>
            <w:rStyle w:val="Hyperlink"/>
          </w:rPr>
          <w:t>https://www.textmap.com/</w:t>
        </w:r>
      </w:hyperlink>
    </w:p>
  </w:comment>
  <w:comment w:id="42" w:author="LLINAS MARIMON, BRIAN" w:date="2024-03-29T10:31:00Z" w:initials="H">
    <w:p w14:paraId="11C7CE78" w14:textId="77777777" w:rsidR="00872FC5" w:rsidRDefault="00872FC5" w:rsidP="00872FC5">
      <w:pPr>
        <w:jc w:val="left"/>
      </w:pPr>
      <w:r>
        <w:rPr>
          <w:rStyle w:val="CommentReference"/>
        </w:rPr>
        <w:annotationRef/>
      </w:r>
      <w:r>
        <w:rPr>
          <w:b/>
          <w:bCs/>
        </w:rPr>
        <w:t xml:space="preserve">JOSE: </w:t>
      </w:r>
      <w:r>
        <w:t>Balance: I have said this one too many times. Notice GDELT has a paragraph allocated for explanation. Lexis Neis is two sentences, Meta is two lines; and web archive is four lines.</w:t>
      </w:r>
      <w:r>
        <w:cr/>
      </w:r>
      <w:r>
        <w:cr/>
      </w:r>
      <w:r>
        <w:fldChar w:fldCharType="begin"/>
      </w:r>
      <w:r>
        <w:instrText>HYPERLINK "mailto:jmart130@odu.edu"</w:instrText>
      </w:r>
      <w:bookmarkStart w:id="46" w:name="_@_94C49B079EF9A34CB65C5C4F76475483Z"/>
      <w:r>
        <w:fldChar w:fldCharType="separate"/>
      </w:r>
      <w:bookmarkEnd w:id="46"/>
      <w:r w:rsidRPr="00A76FE7">
        <w:rPr>
          <w:rStyle w:val="Mention"/>
          <w:noProof/>
        </w:rPr>
        <w:t>@MARTINEZ SALCEDO, JOSEPH</w:t>
      </w:r>
      <w:r>
        <w:fldChar w:fldCharType="end"/>
      </w:r>
      <w:r>
        <w:t xml:space="preserve"> </w:t>
      </w:r>
      <w:r>
        <w:fldChar w:fldCharType="begin"/>
      </w:r>
      <w:r>
        <w:instrText>HYPERLINK "mailto:jbote001@odu.edu"</w:instrText>
      </w:r>
      <w:bookmarkStart w:id="47" w:name="_@_63C72BDC20F71941B7061BC2AA138FD6Z"/>
      <w:r>
        <w:fldChar w:fldCharType="separate"/>
      </w:r>
      <w:bookmarkEnd w:id="47"/>
      <w:r w:rsidRPr="00A76FE7">
        <w:rPr>
          <w:rStyle w:val="Mention"/>
          <w:noProof/>
        </w:rPr>
        <w:t>@BOTELLO MALDONADO, JHON</w:t>
      </w:r>
      <w:r>
        <w:fldChar w:fldCharType="end"/>
      </w:r>
    </w:p>
  </w:comment>
  <w:comment w:id="43" w:author="LLINAS MARIMON, BRIAN" w:date="2024-03-29T10:34:00Z" w:initials="H">
    <w:p w14:paraId="39487988" w14:textId="77777777" w:rsidR="00872FC5" w:rsidRDefault="00872FC5" w:rsidP="00872FC5">
      <w:pPr>
        <w:jc w:val="left"/>
      </w:pPr>
      <w:r>
        <w:rPr>
          <w:rStyle w:val="CommentReference"/>
        </w:rPr>
        <w:annotationRef/>
      </w:r>
      <w:r>
        <w:rPr>
          <w:b/>
          <w:bCs/>
        </w:rPr>
        <w:t xml:space="preserve">JOSE: </w:t>
      </w:r>
      <w:r>
        <w:t xml:space="preserve">Overall, the data sources could use a bit more elaboration as to how "good" or "reliable" they are for the intended purpose. </w:t>
      </w:r>
      <w:r>
        <w:fldChar w:fldCharType="begin"/>
      </w:r>
      <w:r>
        <w:instrText>HYPERLINK "mailto:jmart130@odu.edu"</w:instrText>
      </w:r>
      <w:bookmarkStart w:id="48" w:name="_@_780DB9EBA895B4438BEA974C54E4AC14Z"/>
      <w:r>
        <w:fldChar w:fldCharType="separate"/>
      </w:r>
      <w:bookmarkEnd w:id="48"/>
      <w:r w:rsidRPr="00C9772F">
        <w:rPr>
          <w:rStyle w:val="Mention"/>
          <w:noProof/>
        </w:rPr>
        <w:t>@MARTINEZ SALCEDO, JOSEPH</w:t>
      </w:r>
      <w:r>
        <w:fldChar w:fldCharType="end"/>
      </w:r>
      <w:r>
        <w:t xml:space="preserve"> </w:t>
      </w:r>
      <w:r>
        <w:fldChar w:fldCharType="begin"/>
      </w:r>
      <w:r>
        <w:instrText>HYPERLINK "mailto:jbote001@odu.edu"</w:instrText>
      </w:r>
      <w:bookmarkStart w:id="49" w:name="_@_56B30C77B13C3D4BAEEA82989CF63408Z"/>
      <w:r>
        <w:fldChar w:fldCharType="separate"/>
      </w:r>
      <w:bookmarkEnd w:id="49"/>
      <w:r w:rsidRPr="00C9772F">
        <w:rPr>
          <w:rStyle w:val="Mention"/>
          <w:noProof/>
        </w:rPr>
        <w:t>@BOTELLO MALDONADO, JHON</w:t>
      </w:r>
      <w:r>
        <w:fldChar w:fldCharType="end"/>
      </w:r>
    </w:p>
  </w:comment>
  <w:comment w:id="44" w:author="LLINAS MARIMON, BRIAN" w:date="2024-04-04T10:30:00Z" w:initials="H">
    <w:p w14:paraId="2C6B2921" w14:textId="77777777" w:rsidR="00872FC5" w:rsidRDefault="00872FC5" w:rsidP="00872FC5">
      <w:pPr>
        <w:jc w:val="left"/>
      </w:pPr>
      <w:r>
        <w:rPr>
          <w:rStyle w:val="CommentReference"/>
        </w:rPr>
        <w:annotationRef/>
      </w:r>
      <w:r>
        <w:rPr>
          <w:color w:val="000000"/>
        </w:rPr>
        <w:t xml:space="preserve">Complete </w:t>
      </w:r>
      <w:r>
        <w:fldChar w:fldCharType="begin"/>
      </w:r>
      <w:r>
        <w:instrText>HYPERLINK "mailto:jbote001@odu.edu"</w:instrText>
      </w:r>
      <w:bookmarkStart w:id="50" w:name="_@_3EA91C77CA1971458605E596F2C89CC0Z"/>
      <w:r>
        <w:fldChar w:fldCharType="separate"/>
      </w:r>
      <w:bookmarkEnd w:id="50"/>
      <w:r w:rsidRPr="00D135F7">
        <w:rPr>
          <w:rStyle w:val="Mention"/>
          <w:noProof/>
        </w:rPr>
        <w:t>@BOTELLO MALDONADO, JHON</w:t>
      </w:r>
      <w:r>
        <w:fldChar w:fldCharType="end"/>
      </w:r>
    </w:p>
  </w:comment>
  <w:comment w:id="45" w:author="LLINAS MARIMON, BRIAN" w:date="2024-04-04T10:31:00Z" w:initials="H">
    <w:p w14:paraId="26159ED9" w14:textId="77777777" w:rsidR="00872FC5" w:rsidRDefault="00872FC5" w:rsidP="00872FC5">
      <w:pPr>
        <w:jc w:val="left"/>
      </w:pPr>
      <w:r>
        <w:rPr>
          <w:rStyle w:val="CommentReference"/>
        </w:rPr>
        <w:annotationRef/>
      </w:r>
      <w:r>
        <w:rPr>
          <w:color w:val="000000"/>
        </w:rPr>
        <w:t>Keep in mind the comments provided by Erika and Jose about data sources</w:t>
      </w:r>
    </w:p>
  </w:comment>
  <w:comment w:id="54" w:author="BOTELLO MALDONADO, JHON" w:date="2024-04-13T09:27:00Z" w:initials="JB">
    <w:p w14:paraId="6807E591" w14:textId="41ADDD34" w:rsidR="0084668F" w:rsidRDefault="0084668F" w:rsidP="0084668F">
      <w:pPr>
        <w:pStyle w:val="CommentText"/>
        <w:jc w:val="left"/>
      </w:pPr>
      <w:r>
        <w:rPr>
          <w:rStyle w:val="CommentReference"/>
        </w:rPr>
        <w:annotationRef/>
      </w:r>
      <w:r>
        <w:rPr>
          <w:color w:val="222222"/>
          <w:highlight w:val="white"/>
        </w:rPr>
        <w:t>Schroeder, R., &amp; Kralemann, M. (2005). Journalism ex machina—Google News Germany and its news selection processes. </w:t>
      </w:r>
      <w:r>
        <w:rPr>
          <w:i/>
          <w:iCs/>
          <w:color w:val="222222"/>
          <w:highlight w:val="white"/>
        </w:rPr>
        <w:t>Journalism studies</w:t>
      </w:r>
      <w:r>
        <w:rPr>
          <w:color w:val="222222"/>
          <w:highlight w:val="white"/>
        </w:rPr>
        <w:t>, </w:t>
      </w:r>
      <w:r>
        <w:rPr>
          <w:i/>
          <w:iCs/>
          <w:color w:val="222222"/>
          <w:highlight w:val="white"/>
        </w:rPr>
        <w:t>6</w:t>
      </w:r>
      <w:r>
        <w:rPr>
          <w:color w:val="222222"/>
          <w:highlight w:val="white"/>
        </w:rPr>
        <w:t>(2), 245-247.</w:t>
      </w:r>
    </w:p>
  </w:comment>
  <w:comment w:id="55" w:author="BOTELLO MALDONADO, JHON" w:date="2024-04-13T09:47:00Z" w:initials="JB">
    <w:p w14:paraId="3C8E8262" w14:textId="77777777" w:rsidR="00E807A8" w:rsidRDefault="00E807A8" w:rsidP="00E807A8">
      <w:pPr>
        <w:pStyle w:val="CommentText"/>
        <w:jc w:val="left"/>
      </w:pPr>
      <w:r>
        <w:rPr>
          <w:rStyle w:val="CommentReference"/>
        </w:rPr>
        <w:annotationRef/>
      </w:r>
      <w:r>
        <w:rPr>
          <w:color w:val="222222"/>
          <w:highlight w:val="white"/>
        </w:rPr>
        <w:t>Chen, Kedi, Fengcai Qiao, and Hui Wang. "Correlation analysis using global dataset of events, location and tone." </w:t>
      </w:r>
      <w:r>
        <w:rPr>
          <w:i/>
          <w:iCs/>
          <w:color w:val="222222"/>
          <w:highlight w:val="white"/>
        </w:rPr>
        <w:t>2016 IEEE First International Conference on Data Science in Cyberspace (DSC)</w:t>
      </w:r>
      <w:r>
        <w:rPr>
          <w:color w:val="222222"/>
          <w:highlight w:val="white"/>
        </w:rPr>
        <w:t>. IEEE, 2016.</w:t>
      </w:r>
      <w:r>
        <w:t xml:space="preserve"> </w:t>
      </w:r>
    </w:p>
  </w:comment>
  <w:comment w:id="56" w:author="BOTELLO MALDONADO, JHON" w:date="2024-04-13T09:48:00Z" w:initials="JB">
    <w:p w14:paraId="729223B3" w14:textId="77777777" w:rsidR="00BC6EA3" w:rsidRDefault="00BC6EA3" w:rsidP="00BC6EA3">
      <w:pPr>
        <w:pStyle w:val="CommentText"/>
        <w:jc w:val="left"/>
      </w:pPr>
      <w:r>
        <w:rPr>
          <w:rStyle w:val="CommentReference"/>
        </w:rPr>
        <w:annotationRef/>
      </w:r>
      <w:r>
        <w:rPr>
          <w:rFonts w:hint="eastAsia"/>
          <w:color w:val="222222"/>
          <w:highlight w:val="white"/>
        </w:rPr>
        <w:t>Scales, B. J., &amp; Gilles, M. M. (1995). Lexis</w:t>
      </w:r>
      <w:r>
        <w:rPr>
          <w:rFonts w:hint="eastAsia"/>
          <w:color w:val="222222"/>
          <w:highlight w:val="white"/>
        </w:rPr>
        <w:t>‐</w:t>
      </w:r>
      <w:r>
        <w:rPr>
          <w:rFonts w:hint="eastAsia"/>
          <w:color w:val="222222"/>
          <w:highlight w:val="white"/>
        </w:rPr>
        <w:t>Nexis in an academic reference environment: User policies and instruction methods. </w:t>
      </w:r>
      <w:r>
        <w:rPr>
          <w:i/>
          <w:iCs/>
          <w:color w:val="222222"/>
          <w:highlight w:val="white"/>
        </w:rPr>
        <w:t>Reference services review</w:t>
      </w:r>
      <w:r>
        <w:rPr>
          <w:color w:val="222222"/>
          <w:highlight w:val="white"/>
        </w:rPr>
        <w:t>, </w:t>
      </w:r>
      <w:r>
        <w:rPr>
          <w:i/>
          <w:iCs/>
          <w:color w:val="222222"/>
          <w:highlight w:val="white"/>
        </w:rPr>
        <w:t>23</w:t>
      </w:r>
      <w:r>
        <w:rPr>
          <w:color w:val="222222"/>
          <w:highlight w:val="white"/>
        </w:rPr>
        <w:t>(3), 85-96.</w:t>
      </w:r>
      <w:r>
        <w:t xml:space="preserve"> </w:t>
      </w:r>
    </w:p>
  </w:comment>
  <w:comment w:id="57" w:author="LLINAS MARIMON, BRIAN" w:date="2024-03-29T14:47:00Z" w:initials="H">
    <w:p w14:paraId="673DB26D" w14:textId="765AA0C0" w:rsidR="00023DAB" w:rsidRDefault="00023DAB" w:rsidP="009D07D7">
      <w:pPr>
        <w:jc w:val="left"/>
      </w:pPr>
      <w:r>
        <w:rPr>
          <w:rStyle w:val="CommentReference"/>
        </w:rPr>
        <w:annotationRef/>
      </w:r>
      <w:r>
        <w:rPr>
          <w:color w:val="000000"/>
        </w:rPr>
        <w:t xml:space="preserve">Right? </w:t>
      </w:r>
      <w:hyperlink r:id="rId3" w:history="1">
        <w:r w:rsidRPr="00933542">
          <w:rPr>
            <w:rStyle w:val="Mention"/>
            <w:noProof/>
          </w:rPr>
          <w:t>@MARTINEZ SALCEDO, JOSEPH</w:t>
        </w:r>
      </w:hyperlink>
      <w:r>
        <w:rPr>
          <w:color w:val="000000"/>
        </w:rPr>
        <w:t>. Should we include it?</w:t>
      </w:r>
    </w:p>
  </w:comment>
  <w:comment w:id="58" w:author="LLINAS MARIMON, BRIAN" w:date="2024-03-29T14:36:00Z" w:initials="H">
    <w:p w14:paraId="44F2FE74" w14:textId="77777777" w:rsidR="00023DAB" w:rsidRDefault="00023DAB" w:rsidP="009D07D7">
      <w:pPr>
        <w:jc w:val="left"/>
      </w:pPr>
      <w:r>
        <w:rPr>
          <w:rStyle w:val="CommentReference"/>
        </w:rPr>
        <w:annotationRef/>
      </w:r>
      <w:r>
        <w:rPr>
          <w:color w:val="000000"/>
        </w:rPr>
        <w:t xml:space="preserve">Check </w:t>
      </w:r>
      <w:hyperlink r:id="rId4" w:history="1">
        <w:r w:rsidRPr="00301376">
          <w:rPr>
            <w:rStyle w:val="Mention"/>
            <w:noProof/>
          </w:rPr>
          <w:t>@MARTINEZ SALCEDO, JOSEPH</w:t>
        </w:r>
      </w:hyperlink>
    </w:p>
  </w:comment>
  <w:comment w:id="59" w:author="LLINAS MARIMON, BRIAN" w:date="2024-03-29T14:36:00Z" w:initials="H">
    <w:p w14:paraId="39186F79" w14:textId="77777777" w:rsidR="00023DAB" w:rsidRDefault="00023DAB" w:rsidP="009D07D7">
      <w:pPr>
        <w:jc w:val="left"/>
      </w:pPr>
      <w:r>
        <w:rPr>
          <w:rStyle w:val="CommentReference"/>
        </w:rPr>
        <w:annotationRef/>
      </w:r>
      <w:r>
        <w:rPr>
          <w:color w:val="000000"/>
        </w:rPr>
        <w:t>Should include?</w:t>
      </w:r>
    </w:p>
  </w:comment>
  <w:comment w:id="60" w:author="LLINAS MARIMON, BRIAN" w:date="2024-03-29T14:37:00Z" w:initials="H">
    <w:p w14:paraId="79794BCC" w14:textId="77777777" w:rsidR="00023DAB" w:rsidRDefault="00023DAB" w:rsidP="009D07D7">
      <w:pPr>
        <w:jc w:val="left"/>
      </w:pPr>
      <w:r>
        <w:rPr>
          <w:rStyle w:val="CommentReference"/>
        </w:rPr>
        <w:annotationRef/>
      </w:r>
      <w:r>
        <w:rPr>
          <w:color w:val="000000"/>
        </w:rPr>
        <w:t xml:space="preserve">Check </w:t>
      </w:r>
      <w:hyperlink r:id="rId5" w:history="1">
        <w:r w:rsidRPr="00B1704D">
          <w:rPr>
            <w:rStyle w:val="Mention"/>
            <w:noProof/>
          </w:rPr>
          <w:t>@MARTINEZ SALCEDO, JOSEPH</w:t>
        </w:r>
      </w:hyperlink>
    </w:p>
  </w:comment>
  <w:comment w:id="61" w:author="LLINAS MARIMON, BRIAN" w:date="2024-03-29T14:37:00Z" w:initials="H">
    <w:p w14:paraId="3D5DBEF4" w14:textId="77777777" w:rsidR="00023DAB" w:rsidRDefault="00023DAB" w:rsidP="009D07D7">
      <w:pPr>
        <w:jc w:val="left"/>
      </w:pPr>
      <w:r>
        <w:rPr>
          <w:rStyle w:val="CommentReference"/>
        </w:rPr>
        <w:annotationRef/>
      </w:r>
      <w:r>
        <w:rPr>
          <w:color w:val="000000"/>
        </w:rPr>
        <w:t xml:space="preserve">Check </w:t>
      </w:r>
      <w:hyperlink r:id="rId6" w:history="1">
        <w:r w:rsidRPr="004B597E">
          <w:rPr>
            <w:rStyle w:val="Mention"/>
            <w:noProof/>
          </w:rPr>
          <w:t>@MARTINEZ SALCEDO, JOSEPH</w:t>
        </w:r>
      </w:hyperlink>
    </w:p>
  </w:comment>
  <w:comment w:id="62" w:author="LLINAS MARIMON, BRIAN" w:date="2024-03-29T14:38:00Z" w:initials="H">
    <w:p w14:paraId="50737B91" w14:textId="77777777" w:rsidR="00023DAB" w:rsidRDefault="00023DAB" w:rsidP="009D07D7">
      <w:pPr>
        <w:jc w:val="left"/>
      </w:pPr>
      <w:r>
        <w:rPr>
          <w:rStyle w:val="CommentReference"/>
        </w:rPr>
        <w:annotationRef/>
      </w:r>
      <w:r>
        <w:rPr>
          <w:color w:val="000000"/>
        </w:rPr>
        <w:t xml:space="preserve">Check </w:t>
      </w:r>
      <w:hyperlink r:id="rId7" w:history="1">
        <w:r w:rsidRPr="00566054">
          <w:rPr>
            <w:rStyle w:val="Mention"/>
            <w:noProof/>
          </w:rPr>
          <w:t>@MARTINEZ SALCEDO, JOSEPH</w:t>
        </w:r>
      </w:hyperlink>
    </w:p>
  </w:comment>
  <w:comment w:id="64" w:author="LLINAS MARIMON, BRIAN" w:date="2024-03-26T14:22:00Z" w:initials="H">
    <w:p w14:paraId="7D7E6A45" w14:textId="77777777" w:rsidR="00872FC5" w:rsidRDefault="00872FC5" w:rsidP="00872FC5">
      <w:pPr>
        <w:jc w:val="left"/>
      </w:pPr>
      <w:r>
        <w:rPr>
          <w:rStyle w:val="CommentReference"/>
        </w:rPr>
        <w:annotationRef/>
      </w:r>
      <w:r>
        <w:t>I did a test, and I was able to extract metadata and content. For one reason, there are some news sources from which you cannot extract data.</w:t>
      </w:r>
    </w:p>
  </w:comment>
  <w:comment w:id="66" w:author="LLINAS MARIMON, BRIAN" w:date="2024-03-29T10:32:00Z" w:initials="H">
    <w:p w14:paraId="75BFDA17" w14:textId="77777777" w:rsidR="00872FC5" w:rsidRDefault="00872FC5" w:rsidP="00872FC5">
      <w:pPr>
        <w:jc w:val="left"/>
      </w:pPr>
      <w:r>
        <w:rPr>
          <w:rStyle w:val="CommentReference"/>
        </w:rPr>
        <w:annotationRef/>
      </w:r>
      <w:r>
        <w:rPr>
          <w:b/>
          <w:bCs/>
        </w:rPr>
        <w:t xml:space="preserve">JOSE: </w:t>
      </w:r>
      <w:r>
        <w:t xml:space="preserve">The idea is not to use GDELT. Recall how complicated is to analyze information from this place in a manner that results are feasibly validated. The idea was to know how it does the extraction and categorization of news. </w:t>
      </w:r>
      <w:r>
        <w:cr/>
      </w:r>
      <w:r>
        <w:cr/>
      </w:r>
      <w:r>
        <w:fldChar w:fldCharType="begin"/>
      </w:r>
      <w:r>
        <w:instrText>HYPERLINK "mailto:jmart130@odu.edu"</w:instrText>
      </w:r>
      <w:bookmarkStart w:id="67" w:name="_@_5C008872CCEC0A4BA7B32D4D678CD3E0Z"/>
      <w:r>
        <w:fldChar w:fldCharType="separate"/>
      </w:r>
      <w:bookmarkEnd w:id="67"/>
      <w:r w:rsidRPr="00A76FE7">
        <w:rPr>
          <w:rStyle w:val="Mention"/>
          <w:noProof/>
        </w:rPr>
        <w:t>@MARTINEZ SALCEDO, JOSEPH</w:t>
      </w:r>
      <w:r>
        <w:fldChar w:fldCharType="end"/>
      </w:r>
      <w:r>
        <w:t xml:space="preserve"> </w:t>
      </w:r>
      <w:r>
        <w:fldChar w:fldCharType="begin"/>
      </w:r>
      <w:r>
        <w:instrText>HYPERLINK "mailto:jbote001@odu.edu"</w:instrText>
      </w:r>
      <w:bookmarkStart w:id="68" w:name="_@_EE0D49B7E0A56F4981B34601A6A8DE47Z"/>
      <w:r>
        <w:fldChar w:fldCharType="separate"/>
      </w:r>
      <w:bookmarkEnd w:id="68"/>
      <w:r w:rsidRPr="00A76FE7">
        <w:rPr>
          <w:rStyle w:val="Mention"/>
          <w:noProof/>
        </w:rPr>
        <w:t>@BOTELLO MALDONADO, JHON</w:t>
      </w:r>
      <w:r>
        <w:fldChar w:fldCharType="end"/>
      </w:r>
    </w:p>
  </w:comment>
  <w:comment w:id="70" w:author="BRIAN LLINAS MARIMON" w:date="2024-04-17T18:52:00Z" w:initials="BLM">
    <w:p w14:paraId="26366E6F" w14:textId="77777777" w:rsidR="00CC3FCF" w:rsidRDefault="00CC3FCF" w:rsidP="00CC3FCF">
      <w:pPr>
        <w:pStyle w:val="CommentText"/>
        <w:jc w:val="left"/>
      </w:pPr>
      <w:r>
        <w:rPr>
          <w:rStyle w:val="CommentReference"/>
        </w:rPr>
        <w:annotationRef/>
      </w:r>
      <w:r>
        <w:t>exclude: NOT section(sports) AND NOT section(financial) AND NOT golf AND NOT baseball AND NOT football AND NOT basketball AND NOT tennis AND NOT cycling AND NOT cricket AND NOT rugbyu AND NOT volleyball AND NOT ”formula one” AND NOT subject(sports) AND NOT subject(financial results) AND NOT subject(economic news) AND NOT subject (stock indexes) AND NOT industry(stock indexes)</w:t>
      </w:r>
    </w:p>
  </w:comment>
  <w:comment w:id="71" w:author="BRIAN LLINAS MARIMON" w:date="2024-04-17T18:53:00Z" w:initials="BLM">
    <w:p w14:paraId="3BC63976" w14:textId="77777777" w:rsidR="00AA18DE" w:rsidRDefault="00AA18DE" w:rsidP="00AA18DE">
      <w:pPr>
        <w:pStyle w:val="CommentText"/>
        <w:jc w:val="left"/>
      </w:pPr>
      <w:r>
        <w:rPr>
          <w:rStyle w:val="CommentReference"/>
        </w:rPr>
        <w:annotationRef/>
      </w:r>
      <w:r>
        <w:t>exclude: NOT china AND NOT Chinese AND NOT olympic AND NOT snooker AND NOT boxing AND NOT hockey ANDNOTmarathon AND NOTmotorcycling AND NOT soccer AND NOT handball AND NOT cycling AND NOTtennis AND NOTworld cup AND NOTbasketball AND NOT wrestling match AND NOT wrestling score AND NOT iceskating</w:t>
      </w:r>
    </w:p>
  </w:comment>
  <w:comment w:id="72" w:author="BRIAN LLINAS MARIMON" w:date="2024-04-17T18:57:00Z" w:initials="BLM">
    <w:p w14:paraId="307698E8" w14:textId="77777777" w:rsidR="00B6458F" w:rsidRDefault="00B6458F" w:rsidP="00B6458F">
      <w:pPr>
        <w:pStyle w:val="CommentText"/>
        <w:jc w:val="left"/>
      </w:pPr>
      <w:r>
        <w:rPr>
          <w:rStyle w:val="CommentReference"/>
        </w:rPr>
        <w:annotationRef/>
      </w:r>
      <w:r>
        <w:t>NOT boxing AND NOT hockey AND NOT marathon AND NOT motorcycling AND NOT soccer AND NOT handball AND NOT cycling AND NOT tennis AND NOT worldcup AND NOT worldcup AND NOT basketball AND NOT wrestling match AND NOT wrestling score AND NOT icestaking AND NOT ice staking AND NOT skiing AND NOT football AND NOT coach AND NOT hockey AND NOT box office AND NOT snooker AND NOT cricket AND NOT game console AND NOT gaming console AND NOT tv show AND NOT bond market AND NOT currency trade AND NOT closed up AND NOT closed down AND NOT industrial average AND NOT nasdaq AND NOT dow jones AND NOT halftime AND NOT half time AND NOT the game AND NOT stocks declined AND NOT market declined AND NOT inflation AND NOT interest rate AND NOT regional growth AND NOT car sale AND NOT truck sale AND NOT midsize car AND NOT inflation AND NOT singer AND NOT teammate AND NOT team mate AND NOT freethrow AND NOT free throw AND NOT show times AND NOT athletic AND NOT free throw AND NOT touchdown AND NOT the season AND NOT rebounds AND NOT quarterback AND NOT point guard AND NOT fourth quarter AND NOT on the road AND NOT season high AND NOT diet AND NOT title bid AND NOT mixed doubles AND NOT bowl game AND NOT retail price AND NOT book review AND NOT garden AND NOT goalkeep AND NOT goal keep AND NOT mega million AND NOT megamillion AND NOT mega-million AND NOT lottery game AND NOT lottery winner AND NOT ticket sale AND NOT lottery jackpot AND NOT baseball AND NOT golf AND NOT growth outlook AND NOT the dollar AND NOT bank index AND NOT nfl AND NOT nhl AND NOT nba AND NOT sports AND NOT championship AND NOT entertainment</w:t>
      </w:r>
    </w:p>
  </w:comment>
  <w:comment w:id="73" w:author="BRIAN LLINAS MARIMON" w:date="2024-04-17T19:08:00Z" w:initials="BLM">
    <w:p w14:paraId="6FFEA288" w14:textId="77777777" w:rsidR="00124A20" w:rsidRDefault="00124A20" w:rsidP="00124A20">
      <w:pPr>
        <w:pStyle w:val="CommentText"/>
        <w:jc w:val="left"/>
      </w:pPr>
      <w:r>
        <w:rPr>
          <w:rStyle w:val="CommentReference"/>
        </w:rPr>
        <w:annotationRef/>
      </w:r>
      <w:r>
        <w:t>Kalev Leetaru. Fulltext geocoding versus spatial metadata for large text archives: Towards a geographically enriched wikipedia. D-Lib, 18(9/10), September/Octoer 2012.</w:t>
      </w:r>
    </w:p>
  </w:comment>
  <w:comment w:id="76" w:author="LLINAS MARIMON, BRIAN" w:date="2024-04-01T09:38:00Z" w:initials="H">
    <w:p w14:paraId="5B00BED7" w14:textId="74C2CA8B" w:rsidR="00857276" w:rsidRDefault="00857276" w:rsidP="00857276">
      <w:pPr>
        <w:jc w:val="left"/>
      </w:pPr>
      <w:r>
        <w:rPr>
          <w:rStyle w:val="CommentReference"/>
        </w:rPr>
        <w:annotationRef/>
      </w:r>
      <w:r>
        <w:t>Why web archive?</w:t>
      </w:r>
    </w:p>
  </w:comment>
  <w:comment w:id="80" w:author="BRIAN LLINAS MARIMON" w:date="2024-04-02T20:34:00Z" w:initials="BLM">
    <w:p w14:paraId="250D0630" w14:textId="77777777" w:rsidR="004C18D1" w:rsidRDefault="004C18D1" w:rsidP="004C18D1">
      <w:pPr>
        <w:pStyle w:val="CommentText"/>
        <w:jc w:val="left"/>
      </w:pPr>
      <w:r>
        <w:rPr>
          <w:rStyle w:val="CommentReference"/>
        </w:rPr>
        <w:annotationRef/>
      </w:r>
      <w:r>
        <w:rPr>
          <w:b/>
          <w:bCs/>
        </w:rPr>
        <w:t xml:space="preserve">ERIKA: </w:t>
      </w:r>
      <w:r>
        <w:t xml:space="preserve">we define, but Cumming &amp; Petersen name </w:t>
      </w:r>
    </w:p>
  </w:comment>
  <w:comment w:id="81" w:author="BRIAN LLINAS MARIMON" w:date="2024-04-02T20:34:00Z" w:initials="BLM">
    <w:p w14:paraId="3EBDFC99" w14:textId="77777777" w:rsidR="004C18D1" w:rsidRDefault="004C18D1" w:rsidP="004C18D1">
      <w:pPr>
        <w:pStyle w:val="CommentText"/>
        <w:jc w:val="left"/>
      </w:pPr>
      <w:r>
        <w:rPr>
          <w:rStyle w:val="CommentReference"/>
        </w:rPr>
        <w:annotationRef/>
      </w:r>
      <w:r>
        <w:rPr>
          <w:b/>
          <w:bCs/>
        </w:rPr>
        <w:t xml:space="preserve">ERIKA: </w:t>
      </w:r>
      <w:r>
        <w:t>persist longer than a generation, or typical dynamics of system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4C6A185" w15:done="0"/>
  <w15:commentEx w15:paraId="4F955DBB" w15:done="0"/>
  <w15:commentEx w15:paraId="27BC4C71" w15:done="1"/>
  <w15:commentEx w15:paraId="787692D7" w15:done="0"/>
  <w15:commentEx w15:paraId="58A25F3F" w15:done="0"/>
  <w15:commentEx w15:paraId="2B28C668" w15:done="0"/>
  <w15:commentEx w15:paraId="469A5699" w15:done="0"/>
  <w15:commentEx w15:paraId="3EA4245B" w15:paraIdParent="469A5699" w15:done="0"/>
  <w15:commentEx w15:paraId="7DB7FDA2" w15:done="0"/>
  <w15:commentEx w15:paraId="2B319179" w15:done="0"/>
  <w15:commentEx w15:paraId="4151F830" w15:done="0"/>
  <w15:commentEx w15:paraId="144C3E6C" w15:done="0"/>
  <w15:commentEx w15:paraId="50230833" w15:done="0"/>
  <w15:commentEx w15:paraId="376E1585" w15:done="0"/>
  <w15:commentEx w15:paraId="24DBA7DA" w15:done="0"/>
  <w15:commentEx w15:paraId="660E91B2" w15:paraIdParent="24DBA7DA" w15:done="0"/>
  <w15:commentEx w15:paraId="52ED2101" w15:done="0"/>
  <w15:commentEx w15:paraId="0D45EF47" w15:done="0"/>
  <w15:commentEx w15:paraId="440F406E" w15:done="0"/>
  <w15:commentEx w15:paraId="7792ABBE" w15:done="0"/>
  <w15:commentEx w15:paraId="05C72099" w15:paraIdParent="7792ABBE" w15:done="0"/>
  <w15:commentEx w15:paraId="57CE013C" w15:done="0"/>
  <w15:commentEx w15:paraId="08F0117B" w15:paraIdParent="57CE013C" w15:done="0"/>
  <w15:commentEx w15:paraId="11C7CE78" w15:done="0"/>
  <w15:commentEx w15:paraId="39487988" w15:paraIdParent="11C7CE78" w15:done="0"/>
  <w15:commentEx w15:paraId="2C6B2921" w15:done="0"/>
  <w15:commentEx w15:paraId="26159ED9" w15:paraIdParent="2C6B2921" w15:done="0"/>
  <w15:commentEx w15:paraId="6807E591" w15:done="0"/>
  <w15:commentEx w15:paraId="3C8E8262" w15:done="0"/>
  <w15:commentEx w15:paraId="729223B3" w15:done="0"/>
  <w15:commentEx w15:paraId="673DB26D" w15:done="1"/>
  <w15:commentEx w15:paraId="44F2FE74" w15:done="1"/>
  <w15:commentEx w15:paraId="39186F79" w15:paraIdParent="44F2FE74" w15:done="1"/>
  <w15:commentEx w15:paraId="79794BCC" w15:done="1"/>
  <w15:commentEx w15:paraId="3D5DBEF4" w15:done="1"/>
  <w15:commentEx w15:paraId="50737B91" w15:done="1"/>
  <w15:commentEx w15:paraId="7D7E6A45" w15:done="0"/>
  <w15:commentEx w15:paraId="75BFDA17" w15:done="0"/>
  <w15:commentEx w15:paraId="26366E6F" w15:done="0"/>
  <w15:commentEx w15:paraId="3BC63976" w15:done="0"/>
  <w15:commentEx w15:paraId="307698E8" w15:done="0"/>
  <w15:commentEx w15:paraId="6FFEA288" w15:done="0"/>
  <w15:commentEx w15:paraId="5B00BED7" w15:done="0"/>
  <w15:commentEx w15:paraId="250D0630" w15:done="0"/>
  <w15:commentEx w15:paraId="3EBDFC9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57839B8E" w16cex:dateUtc="2024-04-15T12:24:00Z"/>
  <w16cex:commentExtensible w16cex:durableId="7E6710DD" w16cex:dateUtc="2024-03-27T20:11:00Z"/>
  <w16cex:commentExtensible w16cex:durableId="49FDF97F" w16cex:dateUtc="2024-03-27T20:15:00Z"/>
  <w16cex:commentExtensible w16cex:durableId="77C3A900" w16cex:dateUtc="2024-04-13T12:25:00Z"/>
  <w16cex:commentExtensible w16cex:durableId="12FB03D7" w16cex:dateUtc="2024-04-13T13:24:00Z"/>
  <w16cex:commentExtensible w16cex:durableId="43E45E9D" w16cex:dateUtc="2024-04-15T12:47:00Z"/>
  <w16cex:commentExtensible w16cex:durableId="6C876A38" w16cex:dateUtc="2024-04-15T12:44:00Z"/>
  <w16cex:commentExtensible w16cex:durableId="254AF5AE" w16cex:dateUtc="2024-04-15T12:44:00Z"/>
  <w16cex:commentExtensible w16cex:durableId="3D9CA77E" w16cex:dateUtc="2024-04-15T12:29:00Z"/>
  <w16cex:commentExtensible w16cex:durableId="186DD6AB" w16cex:dateUtc="2024-04-15T12:31:00Z"/>
  <w16cex:commentExtensible w16cex:durableId="21CDD495" w16cex:dateUtc="2024-04-15T12:39:00Z"/>
  <w16cex:commentExtensible w16cex:durableId="272B47EE" w16cex:dateUtc="2024-04-15T12:39:00Z"/>
  <w16cex:commentExtensible w16cex:durableId="6466DAD6" w16cex:dateUtc="2024-04-15T12:50:00Z"/>
  <w16cex:commentExtensible w16cex:durableId="538C4214" w16cex:dateUtc="2024-04-15T12:51:00Z"/>
  <w16cex:commentExtensible w16cex:durableId="5CA06EED" w16cex:dateUtc="2024-04-16T22:49:00Z"/>
  <w16cex:commentExtensible w16cex:durableId="15930BE3" w16cex:dateUtc="2024-04-17T22:55:00Z"/>
  <w16cex:commentExtensible w16cex:durableId="133A2702" w16cex:dateUtc="2024-04-13T13:58:00Z"/>
  <w16cex:commentExtensible w16cex:durableId="58B90F26" w16cex:dateUtc="2024-04-13T14:00:00Z"/>
  <w16cex:commentExtensible w16cex:durableId="645D1266" w16cex:dateUtc="2024-04-03T22:15:00Z"/>
  <w16cex:commentExtensible w16cex:durableId="25FD0174" w16cex:dateUtc="2024-04-15T13:47:00Z"/>
  <w16cex:commentExtensible w16cex:durableId="3EFF2F21" w16cex:dateUtc="2024-04-15T13:49:00Z"/>
  <w16cex:commentExtensible w16cex:durableId="010F65FD" w16cex:dateUtc="2024-03-29T18:52:00Z"/>
  <w16cex:commentExtensible w16cex:durableId="497BA07F" w16cex:dateUtc="2024-03-29T18:52:00Z"/>
  <w16cex:commentExtensible w16cex:durableId="37FBA2D0" w16cex:dateUtc="2024-03-29T14:31:00Z"/>
  <w16cex:commentExtensible w16cex:durableId="177DBA86" w16cex:dateUtc="2024-03-29T14:34:00Z"/>
  <w16cex:commentExtensible w16cex:durableId="580846BE" w16cex:dateUtc="2024-04-04T14:30:00Z"/>
  <w16cex:commentExtensible w16cex:durableId="48445D63" w16cex:dateUtc="2024-04-04T14:31:00Z"/>
  <w16cex:commentExtensible w16cex:durableId="20914BB9" w16cex:dateUtc="2024-04-13T13:27:00Z"/>
  <w16cex:commentExtensible w16cex:durableId="1E984549" w16cex:dateUtc="2024-04-13T13:47:00Z"/>
  <w16cex:commentExtensible w16cex:durableId="3A27804F" w16cex:dateUtc="2024-04-13T13:48:00Z"/>
  <w16cex:commentExtensible w16cex:durableId="0C2F47CE" w16cex:dateUtc="2024-03-29T18:47:00Z"/>
  <w16cex:commentExtensible w16cex:durableId="6D88EAAB" w16cex:dateUtc="2024-03-29T18:36:00Z"/>
  <w16cex:commentExtensible w16cex:durableId="7B93E1BA" w16cex:dateUtc="2024-03-29T18:36:00Z"/>
  <w16cex:commentExtensible w16cex:durableId="3612A1DF" w16cex:dateUtc="2024-03-29T18:37:00Z"/>
  <w16cex:commentExtensible w16cex:durableId="4249A13B" w16cex:dateUtc="2024-03-29T18:37:00Z"/>
  <w16cex:commentExtensible w16cex:durableId="600643AC" w16cex:dateUtc="2024-03-29T18:38:00Z"/>
  <w16cex:commentExtensible w16cex:durableId="3EA1DA89" w16cex:dateUtc="2024-03-26T18:22:00Z"/>
  <w16cex:commentExtensible w16cex:durableId="47292068" w16cex:dateUtc="2024-03-29T14:32:00Z"/>
  <w16cex:commentExtensible w16cex:durableId="68AA546A" w16cex:dateUtc="2024-04-17T22:52:00Z"/>
  <w16cex:commentExtensible w16cex:durableId="17B0B0D3" w16cex:dateUtc="2024-04-17T22:53:00Z"/>
  <w16cex:commentExtensible w16cex:durableId="5A25A5CD" w16cex:dateUtc="2024-04-17T22:57:00Z"/>
  <w16cex:commentExtensible w16cex:durableId="1A3E1F16" w16cex:dateUtc="2024-04-17T23:08:00Z"/>
  <w16cex:commentExtensible w16cex:durableId="53CB3C85" w16cex:dateUtc="2024-04-01T13:38:00Z"/>
  <w16cex:commentExtensible w16cex:durableId="15DBFC65" w16cex:dateUtc="2024-04-03T00:34:00Z"/>
  <w16cex:commentExtensible w16cex:durableId="309182F8" w16cex:dateUtc="2024-04-03T00: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4C6A185" w16cid:durableId="57839B8E"/>
  <w16cid:commentId w16cid:paraId="4F955DBB" w16cid:durableId="7E6710DD"/>
  <w16cid:commentId w16cid:paraId="27BC4C71" w16cid:durableId="49FDF97F"/>
  <w16cid:commentId w16cid:paraId="787692D7" w16cid:durableId="77C3A900"/>
  <w16cid:commentId w16cid:paraId="58A25F3F" w16cid:durableId="12FB03D7"/>
  <w16cid:commentId w16cid:paraId="2B28C668" w16cid:durableId="43E45E9D"/>
  <w16cid:commentId w16cid:paraId="469A5699" w16cid:durableId="6C876A38"/>
  <w16cid:commentId w16cid:paraId="3EA4245B" w16cid:durableId="254AF5AE"/>
  <w16cid:commentId w16cid:paraId="7DB7FDA2" w16cid:durableId="3D9CA77E"/>
  <w16cid:commentId w16cid:paraId="2B319179" w16cid:durableId="186DD6AB"/>
  <w16cid:commentId w16cid:paraId="4151F830" w16cid:durableId="21CDD495"/>
  <w16cid:commentId w16cid:paraId="144C3E6C" w16cid:durableId="272B47EE"/>
  <w16cid:commentId w16cid:paraId="50230833" w16cid:durableId="6466DAD6"/>
  <w16cid:commentId w16cid:paraId="376E1585" w16cid:durableId="538C4214"/>
  <w16cid:commentId w16cid:paraId="24DBA7DA" w16cid:durableId="5CA06EED"/>
  <w16cid:commentId w16cid:paraId="660E91B2" w16cid:durableId="15930BE3"/>
  <w16cid:commentId w16cid:paraId="52ED2101" w16cid:durableId="133A2702"/>
  <w16cid:commentId w16cid:paraId="0D45EF47" w16cid:durableId="58B90F26"/>
  <w16cid:commentId w16cid:paraId="440F406E" w16cid:durableId="645D1266"/>
  <w16cid:commentId w16cid:paraId="7792ABBE" w16cid:durableId="25FD0174"/>
  <w16cid:commentId w16cid:paraId="05C72099" w16cid:durableId="3EFF2F21"/>
  <w16cid:commentId w16cid:paraId="57CE013C" w16cid:durableId="010F65FD"/>
  <w16cid:commentId w16cid:paraId="08F0117B" w16cid:durableId="497BA07F"/>
  <w16cid:commentId w16cid:paraId="11C7CE78" w16cid:durableId="37FBA2D0"/>
  <w16cid:commentId w16cid:paraId="39487988" w16cid:durableId="177DBA86"/>
  <w16cid:commentId w16cid:paraId="2C6B2921" w16cid:durableId="580846BE"/>
  <w16cid:commentId w16cid:paraId="26159ED9" w16cid:durableId="48445D63"/>
  <w16cid:commentId w16cid:paraId="6807E591" w16cid:durableId="20914BB9"/>
  <w16cid:commentId w16cid:paraId="3C8E8262" w16cid:durableId="1E984549"/>
  <w16cid:commentId w16cid:paraId="729223B3" w16cid:durableId="3A27804F"/>
  <w16cid:commentId w16cid:paraId="673DB26D" w16cid:durableId="0C2F47CE"/>
  <w16cid:commentId w16cid:paraId="44F2FE74" w16cid:durableId="6D88EAAB"/>
  <w16cid:commentId w16cid:paraId="39186F79" w16cid:durableId="7B93E1BA"/>
  <w16cid:commentId w16cid:paraId="79794BCC" w16cid:durableId="3612A1DF"/>
  <w16cid:commentId w16cid:paraId="3D5DBEF4" w16cid:durableId="4249A13B"/>
  <w16cid:commentId w16cid:paraId="50737B91" w16cid:durableId="600643AC"/>
  <w16cid:commentId w16cid:paraId="7D7E6A45" w16cid:durableId="3EA1DA89"/>
  <w16cid:commentId w16cid:paraId="75BFDA17" w16cid:durableId="47292068"/>
  <w16cid:commentId w16cid:paraId="26366E6F" w16cid:durableId="68AA546A"/>
  <w16cid:commentId w16cid:paraId="3BC63976" w16cid:durableId="17B0B0D3"/>
  <w16cid:commentId w16cid:paraId="307698E8" w16cid:durableId="5A25A5CD"/>
  <w16cid:commentId w16cid:paraId="6FFEA288" w16cid:durableId="1A3E1F16"/>
  <w16cid:commentId w16cid:paraId="5B00BED7" w16cid:durableId="53CB3C85"/>
  <w16cid:commentId w16cid:paraId="250D0630" w16cid:durableId="15DBFC65"/>
  <w16cid:commentId w16cid:paraId="3EBDFC99" w16cid:durableId="309182F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1FBBA7" w14:textId="77777777" w:rsidR="00E7762C" w:rsidRDefault="00E7762C">
      <w:r>
        <w:separator/>
      </w:r>
    </w:p>
  </w:endnote>
  <w:endnote w:type="continuationSeparator" w:id="0">
    <w:p w14:paraId="184E0D01" w14:textId="77777777" w:rsidR="00E7762C" w:rsidRDefault="00E7762C">
      <w:r>
        <w:continuationSeparator/>
      </w:r>
    </w:p>
  </w:endnote>
  <w:endnote w:type="continuationNotice" w:id="1">
    <w:p w14:paraId="3FAFAB1D" w14:textId="77777777" w:rsidR="00E7762C" w:rsidRDefault="00E7762C">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elvetica Neue">
    <w:altName w:val="Sylfaen"/>
    <w:charset w:val="00"/>
    <w:family w:val="auto"/>
    <w:pitch w:val="variable"/>
    <w:sig w:usb0="E50002FF" w:usb1="500079DB" w:usb2="0000001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837DA1" w14:textId="77777777" w:rsidR="00E7762C" w:rsidRDefault="00E7762C">
      <w:r>
        <w:separator/>
      </w:r>
    </w:p>
  </w:footnote>
  <w:footnote w:type="continuationSeparator" w:id="0">
    <w:p w14:paraId="4BE768B0" w14:textId="77777777" w:rsidR="00E7762C" w:rsidRDefault="00E7762C">
      <w:r>
        <w:continuationSeparator/>
      </w:r>
    </w:p>
  </w:footnote>
  <w:footnote w:type="continuationNotice" w:id="1">
    <w:p w14:paraId="526A6BB3" w14:textId="77777777" w:rsidR="00E7762C" w:rsidRDefault="00E7762C">
      <w:pPr>
        <w:spacing w:line="240" w:lineRule="auto"/>
      </w:pPr>
    </w:p>
  </w:footnote>
  <w:footnote w:id="2">
    <w:p w14:paraId="65C288C8" w14:textId="6F6E1B70" w:rsidR="00B67828" w:rsidRPr="00B67828" w:rsidRDefault="00B67828">
      <w:pPr>
        <w:pStyle w:val="FootnoteText"/>
        <w:rPr>
          <w:lang w:val="es-CO"/>
        </w:rPr>
      </w:pPr>
      <w:r>
        <w:rPr>
          <w:rStyle w:val="FootnoteReference"/>
        </w:rPr>
        <w:footnoteRef/>
      </w:r>
      <w:r>
        <w:t xml:space="preserve"> </w:t>
      </w:r>
      <w:hyperlink r:id="rId1" w:history="1">
        <w:r w:rsidRPr="00B67828">
          <w:rPr>
            <w:rStyle w:val="Hyperlink"/>
          </w:rPr>
          <w:t>https://sociology.osu.edu/worldhandbook</w:t>
        </w:r>
      </w:hyperlink>
    </w:p>
  </w:footnote>
  <w:footnote w:id="3">
    <w:p w14:paraId="746D45C6" w14:textId="451C6A19" w:rsidR="001C606F" w:rsidRPr="001C606F" w:rsidRDefault="001C606F">
      <w:pPr>
        <w:pStyle w:val="FootnoteText"/>
        <w:rPr>
          <w:lang w:val="es-CO"/>
        </w:rPr>
      </w:pPr>
      <w:r>
        <w:rPr>
          <w:rStyle w:val="FootnoteReference"/>
        </w:rPr>
        <w:footnoteRef/>
      </w:r>
      <w:r w:rsidRPr="001C606F">
        <w:rPr>
          <w:lang w:val="es-CO"/>
        </w:rPr>
        <w:t xml:space="preserve"> </w:t>
      </w:r>
      <w:hyperlink r:id="rId2" w:history="1">
        <w:r w:rsidRPr="006F0567">
          <w:rPr>
            <w:rStyle w:val="Hyperlink"/>
            <w:lang w:val="es-CO"/>
          </w:rPr>
          <w:t>https://www.quantexa.com/</w:t>
        </w:r>
      </w:hyperlink>
      <w:r>
        <w:rPr>
          <w:lang w:val="es-CO"/>
        </w:rPr>
        <w:t xml:space="preserve"> </w:t>
      </w:r>
    </w:p>
  </w:footnote>
  <w:footnote w:id="4">
    <w:p w14:paraId="4CDDB101" w14:textId="099DE00A" w:rsidR="00F962C7" w:rsidRPr="001C606F" w:rsidRDefault="00F962C7">
      <w:pPr>
        <w:pStyle w:val="FootnoteText"/>
        <w:rPr>
          <w:lang w:val="es-CO"/>
        </w:rPr>
      </w:pPr>
      <w:r>
        <w:rPr>
          <w:rStyle w:val="FootnoteReference"/>
        </w:rPr>
        <w:footnoteRef/>
      </w:r>
      <w:r w:rsidRPr="001C606F">
        <w:rPr>
          <w:lang w:val="es-CO"/>
        </w:rPr>
        <w:t xml:space="preserve"> </w:t>
      </w:r>
      <w:r w:rsidR="00B93536">
        <w:fldChar w:fldCharType="begin"/>
      </w:r>
      <w:r w:rsidR="00B93536" w:rsidRPr="00B93536">
        <w:rPr>
          <w:lang w:val="es-CO"/>
        </w:rPr>
        <w:instrText>HYPERLINK "https://www.textmap.com/"</w:instrText>
      </w:r>
      <w:r w:rsidR="00B93536">
        <w:fldChar w:fldCharType="separate"/>
      </w:r>
      <w:r w:rsidR="001C606F" w:rsidRPr="006F0567">
        <w:rPr>
          <w:rStyle w:val="Hyperlink"/>
          <w:lang w:val="es-CO"/>
        </w:rPr>
        <w:t>https://www.textmap.com/</w:t>
      </w:r>
      <w:r w:rsidR="00B93536">
        <w:rPr>
          <w:rStyle w:val="Hyperlink"/>
          <w:lang w:val="es-CO"/>
        </w:rPr>
        <w:fldChar w:fldCharType="end"/>
      </w:r>
      <w:r w:rsidR="001C606F">
        <w:rPr>
          <w:lang w:val="es-CO"/>
        </w:rPr>
        <w:t xml:space="preserve"> </w:t>
      </w:r>
    </w:p>
  </w:footnote>
  <w:footnote w:id="5">
    <w:p w14:paraId="6FDC5F2F" w14:textId="77777777" w:rsidR="000253B2" w:rsidRPr="00187D17" w:rsidRDefault="000253B2">
      <w:pPr>
        <w:pStyle w:val="FootnoteText"/>
        <w:rPr>
          <w:lang w:val="es-CO"/>
        </w:rPr>
      </w:pPr>
      <w:r>
        <w:rPr>
          <w:rStyle w:val="FootnoteReference"/>
        </w:rPr>
        <w:footnoteRef/>
      </w:r>
      <w:r w:rsidRPr="00187D17">
        <w:rPr>
          <w:lang w:val="es-CO"/>
        </w:rPr>
        <w:t xml:space="preserve"> https://oduwsdl.github.io/hypercane/</w:t>
      </w:r>
    </w:p>
  </w:footnote>
  <w:footnote w:id="6">
    <w:p w14:paraId="4E9FDCCE" w14:textId="69C474EF" w:rsidR="00543B18" w:rsidRPr="00187D17" w:rsidRDefault="00543B18">
      <w:pPr>
        <w:pStyle w:val="FootnoteText"/>
        <w:rPr>
          <w:lang w:val="es-CO"/>
        </w:rPr>
      </w:pPr>
      <w:r>
        <w:rPr>
          <w:rStyle w:val="FootnoteReference"/>
        </w:rPr>
        <w:footnoteRef/>
      </w:r>
      <w:r w:rsidRPr="00187D17">
        <w:rPr>
          <w:lang w:val="es-CO"/>
        </w:rPr>
        <w:t xml:space="preserve"> https://atlas.nomic.ai/</w:t>
      </w:r>
    </w:p>
  </w:footnote>
  <w:footnote w:id="7">
    <w:p w14:paraId="22081CF5" w14:textId="1C1F2BDC" w:rsidR="007F0177" w:rsidRPr="00187D17" w:rsidRDefault="007F0177">
      <w:pPr>
        <w:pStyle w:val="FootnoteText"/>
        <w:rPr>
          <w:lang w:val="es-CO"/>
        </w:rPr>
      </w:pPr>
      <w:r>
        <w:rPr>
          <w:rStyle w:val="FootnoteReference"/>
        </w:rPr>
        <w:footnoteRef/>
      </w:r>
      <w:r w:rsidRPr="00187D17">
        <w:rPr>
          <w:lang w:val="es-CO"/>
        </w:rPr>
        <w:t xml:space="preserve"> https://pypi.org/project/gnews/</w:t>
      </w:r>
    </w:p>
  </w:footnote>
  <w:footnote w:id="8">
    <w:p w14:paraId="6CAF1DFA" w14:textId="77777777" w:rsidR="00872FC5" w:rsidRPr="00187D17" w:rsidRDefault="00872FC5" w:rsidP="00872FC5">
      <w:pPr>
        <w:pStyle w:val="FootnoteText"/>
        <w:rPr>
          <w:lang w:val="es-CO"/>
        </w:rPr>
      </w:pPr>
      <w:r>
        <w:rPr>
          <w:rStyle w:val="FootnoteReference"/>
        </w:rPr>
        <w:footnoteRef/>
      </w:r>
      <w:r w:rsidRPr="00187D17">
        <w:rPr>
          <w:lang w:val="es-CO"/>
        </w:rPr>
        <w:t xml:space="preserve"> https://www.lexisnexis.com/en-us/professional/academic/nexis-uni.page</w:t>
      </w:r>
    </w:p>
  </w:footnote>
  <w:footnote w:id="9">
    <w:p w14:paraId="39784900" w14:textId="77777777" w:rsidR="00872FC5" w:rsidRPr="00187D17" w:rsidRDefault="00872FC5" w:rsidP="00872FC5">
      <w:pPr>
        <w:pStyle w:val="FootnoteText"/>
        <w:rPr>
          <w:lang w:val="es-CO"/>
        </w:rPr>
      </w:pPr>
      <w:r>
        <w:rPr>
          <w:rStyle w:val="FootnoteReference"/>
        </w:rPr>
        <w:footnoteRef/>
      </w:r>
      <w:r w:rsidRPr="00187D17">
        <w:rPr>
          <w:lang w:val="es-CO"/>
        </w:rPr>
        <w:t xml:space="preserve"> https://socialmediaarchive.org/?ln=en</w:t>
      </w:r>
    </w:p>
  </w:footnote>
  <w:footnote w:id="10">
    <w:p w14:paraId="569545E3" w14:textId="77777777" w:rsidR="00872FC5" w:rsidRPr="00187D17" w:rsidRDefault="00872FC5" w:rsidP="00872FC5">
      <w:pPr>
        <w:pStyle w:val="FootnoteText"/>
        <w:rPr>
          <w:lang w:val="es-CO"/>
        </w:rPr>
      </w:pPr>
      <w:r>
        <w:rPr>
          <w:rStyle w:val="FootnoteReference"/>
        </w:rPr>
        <w:footnoteRef/>
      </w:r>
      <w:r w:rsidRPr="00187D17">
        <w:rPr>
          <w:lang w:val="es-CO"/>
        </w:rPr>
        <w:t xml:space="preserve"> https://transparency.fb.com/researchtools/meta-content-library</w:t>
      </w:r>
    </w:p>
  </w:footnote>
  <w:footnote w:id="11">
    <w:p w14:paraId="37A6FAD8" w14:textId="77777777" w:rsidR="00872FC5" w:rsidRPr="00187D17" w:rsidRDefault="00872FC5" w:rsidP="00872FC5">
      <w:pPr>
        <w:pStyle w:val="FootnoteText"/>
        <w:rPr>
          <w:lang w:val="es-CO"/>
        </w:rPr>
      </w:pPr>
      <w:r>
        <w:rPr>
          <w:rStyle w:val="FootnoteReference"/>
        </w:rPr>
        <w:footnoteRef/>
      </w:r>
      <w:r w:rsidRPr="00187D17">
        <w:rPr>
          <w:lang w:val="es-CO"/>
        </w:rPr>
        <w:t xml:space="preserve"> https://fort.fb.com/researcher-datasets</w:t>
      </w:r>
    </w:p>
  </w:footnote>
  <w:footnote w:id="12">
    <w:p w14:paraId="1BF20118" w14:textId="77777777" w:rsidR="00872FC5" w:rsidRPr="00187D17" w:rsidRDefault="00872FC5" w:rsidP="00872FC5">
      <w:pPr>
        <w:pStyle w:val="FootnoteText"/>
        <w:rPr>
          <w:lang w:val="es-CO"/>
        </w:rPr>
      </w:pPr>
      <w:r>
        <w:rPr>
          <w:rStyle w:val="FootnoteReference"/>
        </w:rPr>
        <w:footnoteRef/>
      </w:r>
      <w:r w:rsidRPr="00187D17">
        <w:rPr>
          <w:lang w:val="es-CO"/>
        </w:rPr>
        <w:t xml:space="preserve"> https://archive.org/</w:t>
      </w:r>
    </w:p>
  </w:footnote>
  <w:footnote w:id="13">
    <w:p w14:paraId="2E20BA48" w14:textId="77777777" w:rsidR="00872FC5" w:rsidRPr="00187D17" w:rsidRDefault="00872FC5" w:rsidP="00872FC5">
      <w:pPr>
        <w:pStyle w:val="FootnoteText"/>
        <w:rPr>
          <w:lang w:val="es-CO"/>
        </w:rPr>
      </w:pPr>
      <w:r>
        <w:rPr>
          <w:rStyle w:val="FootnoteReference"/>
        </w:rPr>
        <w:footnoteRef/>
      </w:r>
      <w:r w:rsidRPr="00187D17">
        <w:rPr>
          <w:lang w:val="es-CO"/>
        </w:rPr>
        <w:t xml:space="preserve"> https://www.wikidata.org/wiki/Wikidata:Main_Page</w:t>
      </w:r>
    </w:p>
  </w:footnote>
</w:footnotes>
</file>

<file path=word/intelligence2.xml><?xml version="1.0" encoding="utf-8"?>
<int2:intelligence xmlns:int2="http://schemas.microsoft.com/office/intelligence/2020/intelligence" xmlns:oel="http://schemas.microsoft.com/office/2019/extlst">
  <int2:observations>
    <int2:textHash int2:hashCode="T1dcxfGds9IeHD" int2:id="e46ZM2f7">
      <int2:state int2:value="Rejected" int2:type="AugLoop_Text_Critique"/>
    </int2:textHash>
    <int2:textHash int2:hashCode="GS100zmWd3wCOh" int2:id="t3Kd92pt">
      <int2:state int2:value="Rejected" int2:type="AugLoop_Text_Critique"/>
    </int2:textHash>
    <int2:textHash int2:hashCode="d2UpbDnw99/uVH" int2:id="zQJAKCkh">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0E4E377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C2AD510"/>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4B764746"/>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3766CA92"/>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52588016"/>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312E3886"/>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D7D4A312"/>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AF1C4C8A"/>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76BEE0C4"/>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FF1C591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8348E5D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BC4E7B"/>
    <w:multiLevelType w:val="hybridMultilevel"/>
    <w:tmpl w:val="CDA6E2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18912BB"/>
    <w:multiLevelType w:val="hybridMultilevel"/>
    <w:tmpl w:val="7B12D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D1D4AC7"/>
    <w:multiLevelType w:val="hybridMultilevel"/>
    <w:tmpl w:val="F6C45FC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0F6B32EA"/>
    <w:multiLevelType w:val="hybridMultilevel"/>
    <w:tmpl w:val="67E2C50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5" w15:restartNumberingAfterBreak="0">
    <w:nsid w:val="11272EB5"/>
    <w:multiLevelType w:val="multilevel"/>
    <w:tmpl w:val="1E3C69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1E93AD2"/>
    <w:multiLevelType w:val="hybridMultilevel"/>
    <w:tmpl w:val="8982A6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2E6455D"/>
    <w:multiLevelType w:val="hybridMultilevel"/>
    <w:tmpl w:val="6C4634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E223BF0"/>
    <w:multiLevelType w:val="hybridMultilevel"/>
    <w:tmpl w:val="49EE940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1EF440B1"/>
    <w:multiLevelType w:val="hybridMultilevel"/>
    <w:tmpl w:val="FC0283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20790894"/>
    <w:multiLevelType w:val="hybridMultilevel"/>
    <w:tmpl w:val="92740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096507D"/>
    <w:multiLevelType w:val="hybridMultilevel"/>
    <w:tmpl w:val="167A9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1852CB6"/>
    <w:multiLevelType w:val="hybridMultilevel"/>
    <w:tmpl w:val="DDB0447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21E47346"/>
    <w:multiLevelType w:val="hybridMultilevel"/>
    <w:tmpl w:val="631CB8C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235F1958"/>
    <w:multiLevelType w:val="hybridMultilevel"/>
    <w:tmpl w:val="08843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3F95394"/>
    <w:multiLevelType w:val="hybridMultilevel"/>
    <w:tmpl w:val="47B8BF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58E6F18"/>
    <w:multiLevelType w:val="hybridMultilevel"/>
    <w:tmpl w:val="631CB8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9776431"/>
    <w:multiLevelType w:val="multilevel"/>
    <w:tmpl w:val="D77E7C0A"/>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8" w15:restartNumberingAfterBreak="0">
    <w:nsid w:val="29E144FC"/>
    <w:multiLevelType w:val="multilevel"/>
    <w:tmpl w:val="093A5D0C"/>
    <w:lvl w:ilvl="0">
      <w:start w:val="1"/>
      <w:numFmt w:val="decimal"/>
      <w:pStyle w:val="Heading1"/>
      <w:lvlText w:val="%1"/>
      <w:lvlJc w:val="left"/>
      <w:pPr>
        <w:tabs>
          <w:tab w:val="num" w:pos="522"/>
        </w:tabs>
        <w:ind w:left="522" w:hanging="432"/>
      </w:pPr>
      <w:rPr>
        <w:rFonts w:hint="default"/>
      </w:rPr>
    </w:lvl>
    <w:lvl w:ilvl="1">
      <w:start w:val="1"/>
      <w:numFmt w:val="decimal"/>
      <w:pStyle w:val="Heading2"/>
      <w:lvlText w:val="%1.%2"/>
      <w:lvlJc w:val="left"/>
      <w:pPr>
        <w:tabs>
          <w:tab w:val="num" w:pos="666"/>
        </w:tabs>
        <w:ind w:left="666" w:hanging="576"/>
      </w:pPr>
      <w:rPr>
        <w:rFonts w:hint="default"/>
        <w:b/>
      </w:rPr>
    </w:lvl>
    <w:lvl w:ilvl="2">
      <w:start w:val="1"/>
      <w:numFmt w:val="decimal"/>
      <w:pStyle w:val="Heading3"/>
      <w:lvlText w:val="%1.%2.%3"/>
      <w:lvlJc w:val="left"/>
      <w:pPr>
        <w:tabs>
          <w:tab w:val="num" w:pos="810"/>
        </w:tabs>
        <w:ind w:left="810" w:hanging="720"/>
      </w:pPr>
      <w:rPr>
        <w:rFonts w:hint="default"/>
      </w:rPr>
    </w:lvl>
    <w:lvl w:ilvl="3">
      <w:start w:val="1"/>
      <w:numFmt w:val="decimal"/>
      <w:pStyle w:val="Heading4"/>
      <w:lvlText w:val="%1.%2.%3.%4"/>
      <w:lvlJc w:val="left"/>
      <w:pPr>
        <w:tabs>
          <w:tab w:val="num" w:pos="954"/>
        </w:tabs>
        <w:ind w:left="954" w:hanging="864"/>
      </w:pPr>
      <w:rPr>
        <w:rFonts w:hint="default"/>
      </w:rPr>
    </w:lvl>
    <w:lvl w:ilvl="4">
      <w:start w:val="1"/>
      <w:numFmt w:val="decimal"/>
      <w:pStyle w:val="Heading5"/>
      <w:lvlText w:val="%1.%2.%3.%4.%5"/>
      <w:lvlJc w:val="left"/>
      <w:pPr>
        <w:tabs>
          <w:tab w:val="num" w:pos="1098"/>
        </w:tabs>
        <w:ind w:left="1098" w:hanging="1008"/>
      </w:pPr>
      <w:rPr>
        <w:rFonts w:hint="default"/>
      </w:rPr>
    </w:lvl>
    <w:lvl w:ilvl="5">
      <w:start w:val="1"/>
      <w:numFmt w:val="decimal"/>
      <w:pStyle w:val="Heading6"/>
      <w:lvlText w:val="%1.%2.%3.%4.%5.%6"/>
      <w:lvlJc w:val="left"/>
      <w:pPr>
        <w:tabs>
          <w:tab w:val="num" w:pos="1242"/>
        </w:tabs>
        <w:ind w:left="1242" w:hanging="1152"/>
      </w:pPr>
      <w:rPr>
        <w:rFonts w:hint="default"/>
      </w:rPr>
    </w:lvl>
    <w:lvl w:ilvl="6">
      <w:start w:val="1"/>
      <w:numFmt w:val="decimal"/>
      <w:pStyle w:val="Heading7"/>
      <w:lvlText w:val="%1.%2.%3.%4.%5.%6.%7"/>
      <w:lvlJc w:val="left"/>
      <w:pPr>
        <w:tabs>
          <w:tab w:val="num" w:pos="1386"/>
        </w:tabs>
        <w:ind w:left="1386" w:hanging="1296"/>
      </w:pPr>
      <w:rPr>
        <w:rFonts w:hint="default"/>
      </w:rPr>
    </w:lvl>
    <w:lvl w:ilvl="7">
      <w:start w:val="1"/>
      <w:numFmt w:val="decimal"/>
      <w:pStyle w:val="Heading8"/>
      <w:lvlText w:val="%1.%2.%3.%4.%5.%6.%7.%8"/>
      <w:lvlJc w:val="left"/>
      <w:pPr>
        <w:tabs>
          <w:tab w:val="num" w:pos="1530"/>
        </w:tabs>
        <w:ind w:left="1530" w:hanging="1440"/>
      </w:pPr>
      <w:rPr>
        <w:rFonts w:hint="default"/>
      </w:rPr>
    </w:lvl>
    <w:lvl w:ilvl="8">
      <w:start w:val="1"/>
      <w:numFmt w:val="decimal"/>
      <w:pStyle w:val="Heading9"/>
      <w:lvlText w:val="%1.%2.%3.%4.%5.%6.%7.%8.%9"/>
      <w:lvlJc w:val="left"/>
      <w:pPr>
        <w:tabs>
          <w:tab w:val="num" w:pos="1674"/>
        </w:tabs>
        <w:ind w:left="1674" w:hanging="1584"/>
      </w:pPr>
      <w:rPr>
        <w:rFonts w:hint="default"/>
      </w:rPr>
    </w:lvl>
  </w:abstractNum>
  <w:abstractNum w:abstractNumId="29" w15:restartNumberingAfterBreak="0">
    <w:nsid w:val="309D2D37"/>
    <w:multiLevelType w:val="hybridMultilevel"/>
    <w:tmpl w:val="1CEE4C64"/>
    <w:lvl w:ilvl="0" w:tplc="FB602592">
      <w:start w:val="1"/>
      <w:numFmt w:val="decimal"/>
      <w:lvlText w:val="%1."/>
      <w:lvlJc w:val="left"/>
      <w:pPr>
        <w:ind w:left="720" w:hanging="360"/>
      </w:pPr>
      <w:rPr>
        <w:b/>
        <w:bCs/>
      </w:rPr>
    </w:lvl>
    <w:lvl w:ilvl="1" w:tplc="3760B874">
      <w:start w:val="1"/>
      <w:numFmt w:val="lowerLetter"/>
      <w:lvlText w:val="%2."/>
      <w:lvlJc w:val="left"/>
      <w:pPr>
        <w:ind w:left="1440" w:hanging="360"/>
      </w:pPr>
      <w:rPr>
        <w:b/>
        <w:bCs/>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9B16B81"/>
    <w:multiLevelType w:val="hybridMultilevel"/>
    <w:tmpl w:val="42424D78"/>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3B986A76"/>
    <w:multiLevelType w:val="hybridMultilevel"/>
    <w:tmpl w:val="E398EE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D5E0C34"/>
    <w:multiLevelType w:val="hybridMultilevel"/>
    <w:tmpl w:val="CE1C893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EE232E9"/>
    <w:multiLevelType w:val="hybridMultilevel"/>
    <w:tmpl w:val="0B541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036095E"/>
    <w:multiLevelType w:val="hybridMultilevel"/>
    <w:tmpl w:val="49EE94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1435951"/>
    <w:multiLevelType w:val="hybridMultilevel"/>
    <w:tmpl w:val="7E32C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3EB5452"/>
    <w:multiLevelType w:val="hybridMultilevel"/>
    <w:tmpl w:val="49EC5E0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4468024E"/>
    <w:multiLevelType w:val="multilevel"/>
    <w:tmpl w:val="CD50EB40"/>
    <w:lvl w:ilvl="0">
      <w:start w:val="1"/>
      <w:numFmt w:val="decimal"/>
      <w:pStyle w:val="Listenum"/>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left"/>
      <w:pPr>
        <w:tabs>
          <w:tab w:val="num" w:pos="1440"/>
        </w:tabs>
        <w:ind w:left="1440" w:hanging="360"/>
      </w:pPr>
      <w:rPr>
        <w:rFonts w:hint="default"/>
      </w:rPr>
    </w:lvl>
    <w:lvl w:ilvl="3">
      <w:start w:val="1"/>
      <w:numFmt w:val="decimal"/>
      <w:lvlText w:val="%4."/>
      <w:lvlJc w:val="left"/>
      <w:pPr>
        <w:tabs>
          <w:tab w:val="num" w:pos="3600"/>
        </w:tabs>
        <w:ind w:left="3600" w:hanging="360"/>
      </w:pPr>
      <w:rPr>
        <w:rFonts w:hint="default"/>
      </w:rPr>
    </w:lvl>
    <w:lvl w:ilvl="4">
      <w:start w:val="1"/>
      <w:numFmt w:val="lowerLetter"/>
      <w:lvlText w:val="%5."/>
      <w:lvlJc w:val="left"/>
      <w:pPr>
        <w:tabs>
          <w:tab w:val="num" w:pos="4320"/>
        </w:tabs>
        <w:ind w:left="4320" w:hanging="360"/>
      </w:pPr>
      <w:rPr>
        <w:rFonts w:hint="default"/>
      </w:rPr>
    </w:lvl>
    <w:lvl w:ilvl="5">
      <w:start w:val="1"/>
      <w:numFmt w:val="lowerRoman"/>
      <w:lvlText w:val="%6."/>
      <w:lvlJc w:val="right"/>
      <w:pPr>
        <w:tabs>
          <w:tab w:val="num" w:pos="5040"/>
        </w:tabs>
        <w:ind w:left="5040" w:hanging="180"/>
      </w:pPr>
      <w:rPr>
        <w:rFonts w:hint="default"/>
      </w:rPr>
    </w:lvl>
    <w:lvl w:ilvl="6">
      <w:start w:val="1"/>
      <w:numFmt w:val="decimal"/>
      <w:lvlText w:val="%7."/>
      <w:lvlJc w:val="left"/>
      <w:pPr>
        <w:tabs>
          <w:tab w:val="num" w:pos="5760"/>
        </w:tabs>
        <w:ind w:left="576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38" w15:restartNumberingAfterBreak="0">
    <w:nsid w:val="5DD85EE9"/>
    <w:multiLevelType w:val="hybridMultilevel"/>
    <w:tmpl w:val="DA28BD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613F6CAB"/>
    <w:multiLevelType w:val="multilevel"/>
    <w:tmpl w:val="68144D58"/>
    <w:lvl w:ilvl="0">
      <w:start w:val="1"/>
      <w:numFmt w:val="upperLetter"/>
      <w:pStyle w:val="Appendices"/>
      <w:lvlText w:val="%1"/>
      <w:lvlJc w:val="left"/>
      <w:pPr>
        <w:tabs>
          <w:tab w:val="num" w:pos="360"/>
        </w:tabs>
        <w:ind w:left="360" w:hanging="360"/>
      </w:pPr>
      <w:rPr>
        <w:rFonts w:hint="default"/>
      </w:rPr>
    </w:lvl>
    <w:lvl w:ilvl="1">
      <w:start w:val="1"/>
      <w:numFmt w:val="decimal"/>
      <w:lvlText w:val="%1.%2"/>
      <w:lvlJc w:val="left"/>
      <w:pPr>
        <w:tabs>
          <w:tab w:val="num" w:pos="-54"/>
        </w:tabs>
        <w:ind w:left="-54" w:hanging="576"/>
      </w:pPr>
      <w:rPr>
        <w:rFonts w:hint="default"/>
        <w:b/>
      </w:rPr>
    </w:lvl>
    <w:lvl w:ilvl="2">
      <w:start w:val="1"/>
      <w:numFmt w:val="decimal"/>
      <w:lvlText w:val="%1.%2.%3"/>
      <w:lvlJc w:val="left"/>
      <w:pPr>
        <w:tabs>
          <w:tab w:val="num" w:pos="0"/>
        </w:tabs>
        <w:ind w:left="0" w:hanging="720"/>
      </w:pPr>
      <w:rPr>
        <w:rFonts w:hint="default"/>
      </w:rPr>
    </w:lvl>
    <w:lvl w:ilvl="3">
      <w:start w:val="1"/>
      <w:numFmt w:val="decimal"/>
      <w:lvlText w:val="%1.%2.%3.%4"/>
      <w:lvlJc w:val="left"/>
      <w:pPr>
        <w:tabs>
          <w:tab w:val="num" w:pos="144"/>
        </w:tabs>
        <w:ind w:left="144" w:hanging="864"/>
      </w:pPr>
      <w:rPr>
        <w:rFonts w:hint="default"/>
      </w:rPr>
    </w:lvl>
    <w:lvl w:ilvl="4">
      <w:start w:val="1"/>
      <w:numFmt w:val="decimal"/>
      <w:lvlText w:val="%1.%2.%3.%4.%5"/>
      <w:lvlJc w:val="left"/>
      <w:pPr>
        <w:tabs>
          <w:tab w:val="num" w:pos="288"/>
        </w:tabs>
        <w:ind w:left="288" w:hanging="1008"/>
      </w:pPr>
      <w:rPr>
        <w:rFonts w:hint="default"/>
      </w:rPr>
    </w:lvl>
    <w:lvl w:ilvl="5">
      <w:start w:val="1"/>
      <w:numFmt w:val="decimal"/>
      <w:lvlText w:val="%1.%2.%3.%4.%5.%6"/>
      <w:lvlJc w:val="left"/>
      <w:pPr>
        <w:tabs>
          <w:tab w:val="num" w:pos="432"/>
        </w:tabs>
        <w:ind w:left="432" w:hanging="1152"/>
      </w:pPr>
      <w:rPr>
        <w:rFonts w:hint="default"/>
      </w:rPr>
    </w:lvl>
    <w:lvl w:ilvl="6">
      <w:start w:val="1"/>
      <w:numFmt w:val="decimal"/>
      <w:lvlText w:val="%1.%2.%3.%4.%5.%6.%7"/>
      <w:lvlJc w:val="left"/>
      <w:pPr>
        <w:tabs>
          <w:tab w:val="num" w:pos="576"/>
        </w:tabs>
        <w:ind w:left="576" w:hanging="1296"/>
      </w:pPr>
      <w:rPr>
        <w:rFonts w:hint="default"/>
      </w:rPr>
    </w:lvl>
    <w:lvl w:ilvl="7">
      <w:start w:val="1"/>
      <w:numFmt w:val="decimal"/>
      <w:lvlText w:val="%1.%2.%3.%4.%5.%6.%7.%8"/>
      <w:lvlJc w:val="left"/>
      <w:pPr>
        <w:tabs>
          <w:tab w:val="num" w:pos="720"/>
        </w:tabs>
        <w:ind w:left="720" w:hanging="1440"/>
      </w:pPr>
      <w:rPr>
        <w:rFonts w:hint="default"/>
      </w:rPr>
    </w:lvl>
    <w:lvl w:ilvl="8">
      <w:start w:val="1"/>
      <w:numFmt w:val="decimal"/>
      <w:lvlText w:val="%1.%2.%3.%4.%5.%6.%7.%8.%9"/>
      <w:lvlJc w:val="left"/>
      <w:pPr>
        <w:tabs>
          <w:tab w:val="num" w:pos="864"/>
        </w:tabs>
        <w:ind w:left="864" w:hanging="1584"/>
      </w:pPr>
      <w:rPr>
        <w:rFonts w:hint="default"/>
      </w:rPr>
    </w:lvl>
  </w:abstractNum>
  <w:abstractNum w:abstractNumId="40" w15:restartNumberingAfterBreak="0">
    <w:nsid w:val="62F400D9"/>
    <w:multiLevelType w:val="multilevel"/>
    <w:tmpl w:val="A128FDA2"/>
    <w:lvl w:ilvl="0">
      <w:start w:val="1"/>
      <w:numFmt w:val="bullet"/>
      <w:pStyle w:val="ListBulleted"/>
      <w:lvlText w:val=""/>
      <w:lvlJc w:val="left"/>
      <w:pPr>
        <w:tabs>
          <w:tab w:val="num" w:pos="720"/>
        </w:tabs>
        <w:ind w:left="720" w:hanging="360"/>
      </w:pPr>
      <w:rPr>
        <w:rFonts w:ascii="Symbol" w:hAnsi="Symbol" w:hint="default"/>
        <w:color w:val="auto"/>
      </w:rPr>
    </w:lvl>
    <w:lvl w:ilvl="1">
      <w:start w:val="1"/>
      <w:numFmt w:val="bullet"/>
      <w:lvlText w:val=""/>
      <w:lvlJc w:val="left"/>
      <w:pPr>
        <w:tabs>
          <w:tab w:val="num" w:pos="1080"/>
        </w:tabs>
        <w:ind w:left="1080" w:hanging="360"/>
      </w:pPr>
      <w:rPr>
        <w:rFonts w:ascii="Symbol" w:hAnsi="Symbol" w:hint="default"/>
      </w:rPr>
    </w:lvl>
    <w:lvl w:ilvl="2">
      <w:start w:val="1"/>
      <w:numFmt w:val="bullet"/>
      <w:lvlText w:val="*"/>
      <w:lvlJc w:val="left"/>
      <w:pPr>
        <w:tabs>
          <w:tab w:val="num" w:pos="1440"/>
        </w:tabs>
        <w:ind w:left="1440" w:hanging="360"/>
      </w:pPr>
      <w:rPr>
        <w:rFonts w:ascii="Times New Roman" w:hAnsi="Times New Roman" w:cs="Times New Roman" w:hint="default"/>
        <w:color w:val="auto"/>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Symbol" w:hAnsi="Symbol" w:hint="default"/>
      </w:rPr>
    </w:lvl>
    <w:lvl w:ilvl="5">
      <w:start w:val="1"/>
      <w:numFmt w:val="bullet"/>
      <w:lvlText w:val=""/>
      <w:lvlJc w:val="left"/>
      <w:pPr>
        <w:tabs>
          <w:tab w:val="num" w:pos="2520"/>
        </w:tabs>
        <w:ind w:left="2520" w:hanging="360"/>
      </w:pPr>
      <w:rPr>
        <w:rFonts w:ascii="Wingdings" w:hAnsi="Wingdings" w:hint="default"/>
      </w:rPr>
    </w:lvl>
    <w:lvl w:ilvl="6">
      <w:start w:val="1"/>
      <w:numFmt w:val="bullet"/>
      <w:lvlText w:val=""/>
      <w:lvlJc w:val="left"/>
      <w:pPr>
        <w:tabs>
          <w:tab w:val="num" w:pos="2880"/>
        </w:tabs>
        <w:ind w:left="2880" w:hanging="360"/>
      </w:pPr>
      <w:rPr>
        <w:rFonts w:ascii="Wingdings" w:hAnsi="Wingdings" w:hint="default"/>
      </w:rPr>
    </w:lvl>
    <w:lvl w:ilvl="7">
      <w:start w:val="1"/>
      <w:numFmt w:val="bullet"/>
      <w:lvlText w:val=""/>
      <w:lvlJc w:val="left"/>
      <w:pPr>
        <w:tabs>
          <w:tab w:val="num" w:pos="3240"/>
        </w:tabs>
        <w:ind w:left="3240" w:hanging="360"/>
      </w:pPr>
      <w:rPr>
        <w:rFonts w:ascii="Symbol" w:hAnsi="Symbol" w:hint="default"/>
      </w:rPr>
    </w:lvl>
    <w:lvl w:ilvl="8">
      <w:start w:val="1"/>
      <w:numFmt w:val="bullet"/>
      <w:lvlText w:val=""/>
      <w:lvlJc w:val="left"/>
      <w:pPr>
        <w:tabs>
          <w:tab w:val="num" w:pos="3600"/>
        </w:tabs>
        <w:ind w:left="3600" w:hanging="360"/>
      </w:pPr>
      <w:rPr>
        <w:rFonts w:ascii="Symbol" w:hAnsi="Symbol" w:hint="default"/>
      </w:rPr>
    </w:lvl>
  </w:abstractNum>
  <w:abstractNum w:abstractNumId="41" w15:restartNumberingAfterBreak="0">
    <w:nsid w:val="6E53410B"/>
    <w:multiLevelType w:val="hybridMultilevel"/>
    <w:tmpl w:val="F8A8CC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EAC09AC"/>
    <w:multiLevelType w:val="hybridMultilevel"/>
    <w:tmpl w:val="793EA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2824225"/>
    <w:multiLevelType w:val="hybridMultilevel"/>
    <w:tmpl w:val="A3824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35313CF"/>
    <w:multiLevelType w:val="multilevel"/>
    <w:tmpl w:val="4104C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43347463">
    <w:abstractNumId w:val="40"/>
  </w:num>
  <w:num w:numId="2" w16cid:durableId="1547991239">
    <w:abstractNumId w:val="28"/>
  </w:num>
  <w:num w:numId="3" w16cid:durableId="796338097">
    <w:abstractNumId w:val="37"/>
  </w:num>
  <w:num w:numId="4" w16cid:durableId="1290163675">
    <w:abstractNumId w:val="39"/>
  </w:num>
  <w:num w:numId="5" w16cid:durableId="1378167161">
    <w:abstractNumId w:val="36"/>
  </w:num>
  <w:num w:numId="6" w16cid:durableId="1673020754">
    <w:abstractNumId w:val="21"/>
  </w:num>
  <w:num w:numId="7" w16cid:durableId="75590315">
    <w:abstractNumId w:val="43"/>
  </w:num>
  <w:num w:numId="8" w16cid:durableId="1106079044">
    <w:abstractNumId w:val="20"/>
  </w:num>
  <w:num w:numId="9" w16cid:durableId="705983221">
    <w:abstractNumId w:val="12"/>
  </w:num>
  <w:num w:numId="10" w16cid:durableId="628127059">
    <w:abstractNumId w:val="35"/>
  </w:num>
  <w:num w:numId="11" w16cid:durableId="565535470">
    <w:abstractNumId w:val="17"/>
  </w:num>
  <w:num w:numId="12" w16cid:durableId="1815953253">
    <w:abstractNumId w:val="31"/>
  </w:num>
  <w:num w:numId="13" w16cid:durableId="1533569972">
    <w:abstractNumId w:val="29"/>
  </w:num>
  <w:num w:numId="14" w16cid:durableId="430441784">
    <w:abstractNumId w:val="41"/>
  </w:num>
  <w:num w:numId="15" w16cid:durableId="1623027633">
    <w:abstractNumId w:val="26"/>
  </w:num>
  <w:num w:numId="16" w16cid:durableId="63770686">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698777425">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451825509">
    <w:abstractNumId w:val="10"/>
  </w:num>
  <w:num w:numId="19" w16cid:durableId="1894390200">
    <w:abstractNumId w:val="8"/>
  </w:num>
  <w:num w:numId="20" w16cid:durableId="2076734928">
    <w:abstractNumId w:val="7"/>
  </w:num>
  <w:num w:numId="21" w16cid:durableId="703284567">
    <w:abstractNumId w:val="6"/>
  </w:num>
  <w:num w:numId="22" w16cid:durableId="1683894324">
    <w:abstractNumId w:val="5"/>
  </w:num>
  <w:num w:numId="23" w16cid:durableId="2126725888">
    <w:abstractNumId w:val="9"/>
  </w:num>
  <w:num w:numId="24" w16cid:durableId="136606269">
    <w:abstractNumId w:val="4"/>
  </w:num>
  <w:num w:numId="25" w16cid:durableId="1767458172">
    <w:abstractNumId w:val="3"/>
  </w:num>
  <w:num w:numId="26" w16cid:durableId="265962378">
    <w:abstractNumId w:val="2"/>
  </w:num>
  <w:num w:numId="27" w16cid:durableId="1459228008">
    <w:abstractNumId w:val="1"/>
  </w:num>
  <w:num w:numId="28" w16cid:durableId="1895044167">
    <w:abstractNumId w:val="0"/>
  </w:num>
  <w:num w:numId="29" w16cid:durableId="729111827">
    <w:abstractNumId w:val="13"/>
  </w:num>
  <w:num w:numId="30" w16cid:durableId="1138300938">
    <w:abstractNumId w:val="18"/>
  </w:num>
  <w:num w:numId="31" w16cid:durableId="1140028742">
    <w:abstractNumId w:val="34"/>
  </w:num>
  <w:num w:numId="32" w16cid:durableId="1606957437">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397897889">
    <w:abstractNumId w:val="14"/>
  </w:num>
  <w:num w:numId="34" w16cid:durableId="1970240553">
    <w:abstractNumId w:val="2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967587866">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102259980">
    <w:abstractNumId w:val="32"/>
  </w:num>
  <w:num w:numId="37" w16cid:durableId="1386836813">
    <w:abstractNumId w:val="16"/>
  </w:num>
  <w:num w:numId="38" w16cid:durableId="211578595">
    <w:abstractNumId w:val="33"/>
  </w:num>
  <w:num w:numId="39" w16cid:durableId="1150711296">
    <w:abstractNumId w:val="24"/>
  </w:num>
  <w:num w:numId="40" w16cid:durableId="1103189875">
    <w:abstractNumId w:val="22"/>
  </w:num>
  <w:num w:numId="41" w16cid:durableId="419985576">
    <w:abstractNumId w:val="25"/>
  </w:num>
  <w:num w:numId="42" w16cid:durableId="1841580283">
    <w:abstractNumId w:val="11"/>
  </w:num>
  <w:num w:numId="43" w16cid:durableId="2056079408">
    <w:abstractNumId w:val="30"/>
  </w:num>
  <w:num w:numId="44" w16cid:durableId="489558431">
    <w:abstractNumId w:val="23"/>
  </w:num>
  <w:num w:numId="45" w16cid:durableId="40717754">
    <w:abstractNumId w:val="19"/>
  </w:num>
  <w:num w:numId="46" w16cid:durableId="1422526193">
    <w:abstractNumId w:val="42"/>
  </w:num>
  <w:num w:numId="47" w16cid:durableId="182667931">
    <w:abstractNumId w:val="38"/>
  </w:num>
  <w:num w:numId="48" w16cid:durableId="691037226">
    <w:abstractNumId w:val="15"/>
  </w:num>
  <w:num w:numId="49" w16cid:durableId="885146469">
    <w:abstractNumId w:val="44"/>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TINEZ SALCEDO, JOSEPH">
    <w15:presenceInfo w15:providerId="AD" w15:userId="S::jmart130@odu.edu::4d2c8988-b1c0-4e9d-83be-da9944182c7d"/>
  </w15:person>
  <w15:person w15:author="LLINAS MARIMON, BRIAN">
    <w15:presenceInfo w15:providerId="AD" w15:userId="S::bllin001@odu.edu::3be62561-6e38-4b95-87e2-68c1192e3fd2"/>
  </w15:person>
  <w15:person w15:author="BOTELLO MALDONADO, JHON">
    <w15:presenceInfo w15:providerId="AD" w15:userId="S::jbote001@odu.edu::17ff8fd0-69ce-42c2-bd43-01f0392e5fc8"/>
  </w15:person>
  <w15:person w15:author="BRIAN LLINAS MARIMON">
    <w15:presenceInfo w15:providerId="AD" w15:userId="S::bllin001@odu.edu::3be62561-6e38-4b95-87e2-68c1192e3fd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intFractionalCharacterWidth/>
  <w:bordersDoNotSurroundHeader/>
  <w:bordersDoNotSurroundFooter/>
  <w:hideSpellingErrors/>
  <w:hideGrammaticalErrors/>
  <w:activeWritingStyle w:appName="MSWord" w:lang="de-DE" w:vendorID="64" w:dllVersion="0" w:nlCheck="1" w:checkStyle="0"/>
  <w:activeWritingStyle w:appName="MSWord" w:lang="en-US" w:vendorID="64" w:dllVersion="0" w:nlCheck="1" w:checkStyle="0"/>
  <w:activeWritingStyle w:appName="MSWord" w:lang="es-CO" w:vendorID="64" w:dllVersion="0" w:nlCheck="1" w:checkStyle="0"/>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357"/>
  <w:consecutiveHyphenLimit w:val="3"/>
  <w:hyphenationZone w:val="259"/>
  <w:doNotHyphenateCaps/>
  <w:drawingGridHorizontalSpacing w:val="110"/>
  <w:drawingGridVerticalSpacing w:val="0"/>
  <w:displayHorizontalDrawingGridEvery w:val="0"/>
  <w:displayVerticalDrawingGridEvery w:val="0"/>
  <w:doNotShadeFormData/>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UwNzc1MbQ0NjQxNrdU0lEKTi0uzszPAykwqQUA0MqW+iwAAAA="/>
    <w:docVar w:name="dgnword-docGUID" w:val="{ADDB42FF-FCBF-451E-A104-C94A9C589F76}"/>
    <w:docVar w:name="dgnword-eventsink" w:val="206975520"/>
    <w:docVar w:name="EN.InstantFormat" w:val="&lt;ENInstantFormat&gt;&lt;Enabled&gt;1&lt;/Enabled&gt;&lt;ScanUnformatted&gt;1&lt;/ScanUnformatted&gt;&lt;ScanChanges&gt;1&lt;/ScanChanges&gt;&lt;Suspended&gt;1&lt;/Suspended&gt;&lt;/ENInstantFormat&gt;"/>
    <w:docVar w:name="EN.Layout" w:val="&lt;ENLayout&gt;&lt;Style&gt;APA 7th&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Libraries&gt;&lt;item db-id=&quot;a2xa9fp9trtwaredwwv5asrzdvf55fseadfx&quot;&gt;My EndNote Library&lt;record-ids&gt;&lt;item&gt;76&lt;/item&gt;&lt;item&gt;77&lt;/item&gt;&lt;item&gt;78&lt;/item&gt;&lt;item&gt;79&lt;/item&gt;&lt;item&gt;80&lt;/item&gt;&lt;item&gt;81&lt;/item&gt;&lt;item&gt;82&lt;/item&gt;&lt;item&gt;83&lt;/item&gt;&lt;item&gt;84&lt;/item&gt;&lt;item&gt;85&lt;/item&gt;&lt;item&gt;86&lt;/item&gt;&lt;item&gt;87&lt;/item&gt;&lt;item&gt;88&lt;/item&gt;&lt;item&gt;89&lt;/item&gt;&lt;item&gt;90&lt;/item&gt;&lt;item&gt;91&lt;/item&gt;&lt;item&gt;92&lt;/item&gt;&lt;item&gt;93&lt;/item&gt;&lt;item&gt;94&lt;/item&gt;&lt;item&gt;95&lt;/item&gt;&lt;item&gt;96&lt;/item&gt;&lt;item&gt;97&lt;/item&gt;&lt;item&gt;98&lt;/item&gt;&lt;item&gt;99&lt;/item&gt;&lt;item&gt;101&lt;/item&gt;&lt;item&gt;102&lt;/item&gt;&lt;item&gt;109&lt;/item&gt;&lt;item&gt;110&lt;/item&gt;&lt;item&gt;111&lt;/item&gt;&lt;item&gt;112&lt;/item&gt;&lt;item&gt;113&lt;/item&gt;&lt;item&gt;114&lt;/item&gt;&lt;item&gt;115&lt;/item&gt;&lt;item&gt;116&lt;/item&gt;&lt;/record-ids&gt;&lt;/item&gt;&lt;/Libraries&gt;"/>
  </w:docVars>
  <w:rsids>
    <w:rsidRoot w:val="00E77482"/>
    <w:rsid w:val="00000722"/>
    <w:rsid w:val="00000C7E"/>
    <w:rsid w:val="0000100D"/>
    <w:rsid w:val="000023E8"/>
    <w:rsid w:val="00002B46"/>
    <w:rsid w:val="00002EA2"/>
    <w:rsid w:val="0000314E"/>
    <w:rsid w:val="0000318A"/>
    <w:rsid w:val="000037CC"/>
    <w:rsid w:val="00003B43"/>
    <w:rsid w:val="00003F44"/>
    <w:rsid w:val="00004514"/>
    <w:rsid w:val="00005B74"/>
    <w:rsid w:val="000072C7"/>
    <w:rsid w:val="00007704"/>
    <w:rsid w:val="00007EED"/>
    <w:rsid w:val="0001002F"/>
    <w:rsid w:val="00010080"/>
    <w:rsid w:val="00010402"/>
    <w:rsid w:val="000106A0"/>
    <w:rsid w:val="00010B0A"/>
    <w:rsid w:val="00010B20"/>
    <w:rsid w:val="00010BF4"/>
    <w:rsid w:val="000114B0"/>
    <w:rsid w:val="0001249B"/>
    <w:rsid w:val="000132BB"/>
    <w:rsid w:val="00013688"/>
    <w:rsid w:val="000143BA"/>
    <w:rsid w:val="000154FA"/>
    <w:rsid w:val="00015DCD"/>
    <w:rsid w:val="00015E67"/>
    <w:rsid w:val="00016DDB"/>
    <w:rsid w:val="000175F9"/>
    <w:rsid w:val="00017AB9"/>
    <w:rsid w:val="000204FB"/>
    <w:rsid w:val="00020D8D"/>
    <w:rsid w:val="00020EB1"/>
    <w:rsid w:val="0002195B"/>
    <w:rsid w:val="00021CD0"/>
    <w:rsid w:val="00021E1E"/>
    <w:rsid w:val="00021E87"/>
    <w:rsid w:val="000223E5"/>
    <w:rsid w:val="000224E4"/>
    <w:rsid w:val="00022E2F"/>
    <w:rsid w:val="00023DAB"/>
    <w:rsid w:val="0002418F"/>
    <w:rsid w:val="00024BA9"/>
    <w:rsid w:val="00025005"/>
    <w:rsid w:val="000253B2"/>
    <w:rsid w:val="0002598F"/>
    <w:rsid w:val="00025BBB"/>
    <w:rsid w:val="00027121"/>
    <w:rsid w:val="000272F8"/>
    <w:rsid w:val="000275EF"/>
    <w:rsid w:val="00030A6B"/>
    <w:rsid w:val="0003158A"/>
    <w:rsid w:val="000317AB"/>
    <w:rsid w:val="00031880"/>
    <w:rsid w:val="0003209C"/>
    <w:rsid w:val="0003210A"/>
    <w:rsid w:val="000321FB"/>
    <w:rsid w:val="00032FD2"/>
    <w:rsid w:val="0003383C"/>
    <w:rsid w:val="00034E0A"/>
    <w:rsid w:val="00035186"/>
    <w:rsid w:val="000355FB"/>
    <w:rsid w:val="00035843"/>
    <w:rsid w:val="00036950"/>
    <w:rsid w:val="000369CC"/>
    <w:rsid w:val="00036DAD"/>
    <w:rsid w:val="000378E6"/>
    <w:rsid w:val="0004036C"/>
    <w:rsid w:val="00040D1E"/>
    <w:rsid w:val="000411DE"/>
    <w:rsid w:val="00041598"/>
    <w:rsid w:val="00041B02"/>
    <w:rsid w:val="00041C1F"/>
    <w:rsid w:val="0004214A"/>
    <w:rsid w:val="00042604"/>
    <w:rsid w:val="00042AA5"/>
    <w:rsid w:val="000430DA"/>
    <w:rsid w:val="000431FA"/>
    <w:rsid w:val="00043F4B"/>
    <w:rsid w:val="000441F1"/>
    <w:rsid w:val="000442B7"/>
    <w:rsid w:val="00044488"/>
    <w:rsid w:val="0004458F"/>
    <w:rsid w:val="00044654"/>
    <w:rsid w:val="00045AD2"/>
    <w:rsid w:val="00045EAA"/>
    <w:rsid w:val="00045F67"/>
    <w:rsid w:val="00046641"/>
    <w:rsid w:val="00047369"/>
    <w:rsid w:val="00047E07"/>
    <w:rsid w:val="000500ED"/>
    <w:rsid w:val="00051091"/>
    <w:rsid w:val="000512E3"/>
    <w:rsid w:val="00051643"/>
    <w:rsid w:val="0005165F"/>
    <w:rsid w:val="000527FC"/>
    <w:rsid w:val="00052D18"/>
    <w:rsid w:val="00053397"/>
    <w:rsid w:val="00053B16"/>
    <w:rsid w:val="00053E3B"/>
    <w:rsid w:val="00053F11"/>
    <w:rsid w:val="000544A9"/>
    <w:rsid w:val="00054CA8"/>
    <w:rsid w:val="00054DCE"/>
    <w:rsid w:val="000555EA"/>
    <w:rsid w:val="0005691E"/>
    <w:rsid w:val="000575A1"/>
    <w:rsid w:val="000606C1"/>
    <w:rsid w:val="00060FBD"/>
    <w:rsid w:val="00062377"/>
    <w:rsid w:val="00062B7A"/>
    <w:rsid w:val="00062F24"/>
    <w:rsid w:val="00063012"/>
    <w:rsid w:val="00063C94"/>
    <w:rsid w:val="0006407C"/>
    <w:rsid w:val="00064B23"/>
    <w:rsid w:val="00065559"/>
    <w:rsid w:val="0006594F"/>
    <w:rsid w:val="00065C54"/>
    <w:rsid w:val="0006617D"/>
    <w:rsid w:val="000671B9"/>
    <w:rsid w:val="0006749C"/>
    <w:rsid w:val="00067C1F"/>
    <w:rsid w:val="0007039C"/>
    <w:rsid w:val="00070B0E"/>
    <w:rsid w:val="00070F1C"/>
    <w:rsid w:val="000712D9"/>
    <w:rsid w:val="0007135F"/>
    <w:rsid w:val="00072849"/>
    <w:rsid w:val="0007289C"/>
    <w:rsid w:val="00072E00"/>
    <w:rsid w:val="00073040"/>
    <w:rsid w:val="000730D9"/>
    <w:rsid w:val="00073310"/>
    <w:rsid w:val="00073494"/>
    <w:rsid w:val="000739A6"/>
    <w:rsid w:val="00073F65"/>
    <w:rsid w:val="0007401C"/>
    <w:rsid w:val="00075359"/>
    <w:rsid w:val="00076159"/>
    <w:rsid w:val="00076310"/>
    <w:rsid w:val="000770D2"/>
    <w:rsid w:val="00077A7B"/>
    <w:rsid w:val="00080056"/>
    <w:rsid w:val="000802A0"/>
    <w:rsid w:val="00080459"/>
    <w:rsid w:val="00082344"/>
    <w:rsid w:val="000823D5"/>
    <w:rsid w:val="00082D99"/>
    <w:rsid w:val="00083F1C"/>
    <w:rsid w:val="00084310"/>
    <w:rsid w:val="0008435C"/>
    <w:rsid w:val="00084685"/>
    <w:rsid w:val="000847FA"/>
    <w:rsid w:val="00084C05"/>
    <w:rsid w:val="000857FF"/>
    <w:rsid w:val="000861CE"/>
    <w:rsid w:val="00086212"/>
    <w:rsid w:val="000871FA"/>
    <w:rsid w:val="0008745C"/>
    <w:rsid w:val="00090AC2"/>
    <w:rsid w:val="000910F3"/>
    <w:rsid w:val="00091BF3"/>
    <w:rsid w:val="00092AAF"/>
    <w:rsid w:val="00092B83"/>
    <w:rsid w:val="00092DFA"/>
    <w:rsid w:val="00092E59"/>
    <w:rsid w:val="00094196"/>
    <w:rsid w:val="000946D0"/>
    <w:rsid w:val="000958AF"/>
    <w:rsid w:val="00095BF8"/>
    <w:rsid w:val="0009600B"/>
    <w:rsid w:val="000960E9"/>
    <w:rsid w:val="000962A5"/>
    <w:rsid w:val="000A270B"/>
    <w:rsid w:val="000A389F"/>
    <w:rsid w:val="000A473B"/>
    <w:rsid w:val="000A4A1F"/>
    <w:rsid w:val="000A5E0C"/>
    <w:rsid w:val="000A6ECF"/>
    <w:rsid w:val="000A7637"/>
    <w:rsid w:val="000A7A04"/>
    <w:rsid w:val="000B0241"/>
    <w:rsid w:val="000B0420"/>
    <w:rsid w:val="000B064D"/>
    <w:rsid w:val="000B0B11"/>
    <w:rsid w:val="000B2ADF"/>
    <w:rsid w:val="000B2D5F"/>
    <w:rsid w:val="000B3057"/>
    <w:rsid w:val="000B30CD"/>
    <w:rsid w:val="000B4222"/>
    <w:rsid w:val="000B439D"/>
    <w:rsid w:val="000B48FA"/>
    <w:rsid w:val="000B55AE"/>
    <w:rsid w:val="000B572F"/>
    <w:rsid w:val="000B5A0B"/>
    <w:rsid w:val="000B6086"/>
    <w:rsid w:val="000B6194"/>
    <w:rsid w:val="000B7A66"/>
    <w:rsid w:val="000C01F4"/>
    <w:rsid w:val="000C03B2"/>
    <w:rsid w:val="000C0F40"/>
    <w:rsid w:val="000C1AF1"/>
    <w:rsid w:val="000C27FC"/>
    <w:rsid w:val="000C3122"/>
    <w:rsid w:val="000C33F6"/>
    <w:rsid w:val="000C3D8B"/>
    <w:rsid w:val="000C3F5F"/>
    <w:rsid w:val="000C53DA"/>
    <w:rsid w:val="000C5D65"/>
    <w:rsid w:val="000C78EF"/>
    <w:rsid w:val="000C7C52"/>
    <w:rsid w:val="000C7D9E"/>
    <w:rsid w:val="000C7EDF"/>
    <w:rsid w:val="000D0716"/>
    <w:rsid w:val="000D0E6A"/>
    <w:rsid w:val="000D0FEB"/>
    <w:rsid w:val="000D1805"/>
    <w:rsid w:val="000D196E"/>
    <w:rsid w:val="000D213B"/>
    <w:rsid w:val="000D426E"/>
    <w:rsid w:val="000D48D7"/>
    <w:rsid w:val="000D578C"/>
    <w:rsid w:val="000D658E"/>
    <w:rsid w:val="000D6F95"/>
    <w:rsid w:val="000D780F"/>
    <w:rsid w:val="000E0164"/>
    <w:rsid w:val="000E02A4"/>
    <w:rsid w:val="000E098B"/>
    <w:rsid w:val="000E19E4"/>
    <w:rsid w:val="000E321B"/>
    <w:rsid w:val="000E343D"/>
    <w:rsid w:val="000E4409"/>
    <w:rsid w:val="000E4A68"/>
    <w:rsid w:val="000E4D7B"/>
    <w:rsid w:val="000E4FE9"/>
    <w:rsid w:val="000E593E"/>
    <w:rsid w:val="000E619C"/>
    <w:rsid w:val="000E63E2"/>
    <w:rsid w:val="000E75AD"/>
    <w:rsid w:val="000F0A21"/>
    <w:rsid w:val="000F0D30"/>
    <w:rsid w:val="000F1CD1"/>
    <w:rsid w:val="000F2453"/>
    <w:rsid w:val="000F265F"/>
    <w:rsid w:val="000F3239"/>
    <w:rsid w:val="000F32BA"/>
    <w:rsid w:val="000F421C"/>
    <w:rsid w:val="000F6507"/>
    <w:rsid w:val="000F67DF"/>
    <w:rsid w:val="000F75FB"/>
    <w:rsid w:val="000F7B3F"/>
    <w:rsid w:val="00100031"/>
    <w:rsid w:val="001002A3"/>
    <w:rsid w:val="001011FA"/>
    <w:rsid w:val="00101234"/>
    <w:rsid w:val="0010258F"/>
    <w:rsid w:val="001028B2"/>
    <w:rsid w:val="00102B27"/>
    <w:rsid w:val="001043B2"/>
    <w:rsid w:val="001056BE"/>
    <w:rsid w:val="00105D61"/>
    <w:rsid w:val="0010645A"/>
    <w:rsid w:val="00106823"/>
    <w:rsid w:val="00106C81"/>
    <w:rsid w:val="001071E6"/>
    <w:rsid w:val="00107E98"/>
    <w:rsid w:val="00110085"/>
    <w:rsid w:val="00110731"/>
    <w:rsid w:val="00110AD0"/>
    <w:rsid w:val="0011133D"/>
    <w:rsid w:val="00111511"/>
    <w:rsid w:val="001117D5"/>
    <w:rsid w:val="00111917"/>
    <w:rsid w:val="00111EEA"/>
    <w:rsid w:val="0011237F"/>
    <w:rsid w:val="00114197"/>
    <w:rsid w:val="0011443E"/>
    <w:rsid w:val="0011531D"/>
    <w:rsid w:val="00115A18"/>
    <w:rsid w:val="001162D2"/>
    <w:rsid w:val="0011687C"/>
    <w:rsid w:val="0011745B"/>
    <w:rsid w:val="00117643"/>
    <w:rsid w:val="00117FAA"/>
    <w:rsid w:val="00121214"/>
    <w:rsid w:val="00123D17"/>
    <w:rsid w:val="001247DB"/>
    <w:rsid w:val="00124A20"/>
    <w:rsid w:val="001300A1"/>
    <w:rsid w:val="00130415"/>
    <w:rsid w:val="00130A28"/>
    <w:rsid w:val="001311E8"/>
    <w:rsid w:val="00131376"/>
    <w:rsid w:val="00131702"/>
    <w:rsid w:val="00131780"/>
    <w:rsid w:val="00132B28"/>
    <w:rsid w:val="0013354A"/>
    <w:rsid w:val="0013404B"/>
    <w:rsid w:val="0013455B"/>
    <w:rsid w:val="00134AEB"/>
    <w:rsid w:val="00134D57"/>
    <w:rsid w:val="00135117"/>
    <w:rsid w:val="00135A12"/>
    <w:rsid w:val="00135E67"/>
    <w:rsid w:val="001369E5"/>
    <w:rsid w:val="001370F4"/>
    <w:rsid w:val="0013722B"/>
    <w:rsid w:val="001405AA"/>
    <w:rsid w:val="00140996"/>
    <w:rsid w:val="00140C03"/>
    <w:rsid w:val="00140D25"/>
    <w:rsid w:val="00141602"/>
    <w:rsid w:val="001427B1"/>
    <w:rsid w:val="00142DD5"/>
    <w:rsid w:val="00142FE9"/>
    <w:rsid w:val="00143E49"/>
    <w:rsid w:val="0014548C"/>
    <w:rsid w:val="00145618"/>
    <w:rsid w:val="0014576C"/>
    <w:rsid w:val="00146CBB"/>
    <w:rsid w:val="001470D4"/>
    <w:rsid w:val="0014764C"/>
    <w:rsid w:val="001476FE"/>
    <w:rsid w:val="00147967"/>
    <w:rsid w:val="00147B74"/>
    <w:rsid w:val="0015066F"/>
    <w:rsid w:val="00151384"/>
    <w:rsid w:val="001513D6"/>
    <w:rsid w:val="001518A7"/>
    <w:rsid w:val="00151F68"/>
    <w:rsid w:val="00152056"/>
    <w:rsid w:val="001523F3"/>
    <w:rsid w:val="0015252B"/>
    <w:rsid w:val="001526E9"/>
    <w:rsid w:val="00152BA4"/>
    <w:rsid w:val="001551D5"/>
    <w:rsid w:val="00155762"/>
    <w:rsid w:val="00160274"/>
    <w:rsid w:val="00161771"/>
    <w:rsid w:val="00161D8E"/>
    <w:rsid w:val="00162396"/>
    <w:rsid w:val="001627C3"/>
    <w:rsid w:val="00162FA0"/>
    <w:rsid w:val="00163148"/>
    <w:rsid w:val="0016330A"/>
    <w:rsid w:val="00163AF2"/>
    <w:rsid w:val="00164555"/>
    <w:rsid w:val="0016482F"/>
    <w:rsid w:val="00164E0C"/>
    <w:rsid w:val="00165F2E"/>
    <w:rsid w:val="0016609F"/>
    <w:rsid w:val="001664EC"/>
    <w:rsid w:val="00166918"/>
    <w:rsid w:val="00166B0E"/>
    <w:rsid w:val="00167215"/>
    <w:rsid w:val="00167644"/>
    <w:rsid w:val="0016784E"/>
    <w:rsid w:val="00170109"/>
    <w:rsid w:val="00170319"/>
    <w:rsid w:val="00171083"/>
    <w:rsid w:val="00171D9B"/>
    <w:rsid w:val="001725CE"/>
    <w:rsid w:val="00172B39"/>
    <w:rsid w:val="00173216"/>
    <w:rsid w:val="00173621"/>
    <w:rsid w:val="00174578"/>
    <w:rsid w:val="00174A60"/>
    <w:rsid w:val="00175EB0"/>
    <w:rsid w:val="00176509"/>
    <w:rsid w:val="00176F9C"/>
    <w:rsid w:val="00177266"/>
    <w:rsid w:val="00177BE3"/>
    <w:rsid w:val="00177CA2"/>
    <w:rsid w:val="001807BD"/>
    <w:rsid w:val="001808C7"/>
    <w:rsid w:val="0018124A"/>
    <w:rsid w:val="001815D6"/>
    <w:rsid w:val="00181A40"/>
    <w:rsid w:val="00181F7B"/>
    <w:rsid w:val="00181FA8"/>
    <w:rsid w:val="00182543"/>
    <w:rsid w:val="0018306D"/>
    <w:rsid w:val="001833F5"/>
    <w:rsid w:val="00183533"/>
    <w:rsid w:val="00183644"/>
    <w:rsid w:val="001836A9"/>
    <w:rsid w:val="00183733"/>
    <w:rsid w:val="00183A6F"/>
    <w:rsid w:val="00184038"/>
    <w:rsid w:val="0018455D"/>
    <w:rsid w:val="00184F0A"/>
    <w:rsid w:val="00184F5C"/>
    <w:rsid w:val="00185908"/>
    <w:rsid w:val="00185C80"/>
    <w:rsid w:val="0018651A"/>
    <w:rsid w:val="001867BE"/>
    <w:rsid w:val="00187D17"/>
    <w:rsid w:val="00187F9E"/>
    <w:rsid w:val="00190044"/>
    <w:rsid w:val="0019058A"/>
    <w:rsid w:val="001908CB"/>
    <w:rsid w:val="00190DB6"/>
    <w:rsid w:val="001911D1"/>
    <w:rsid w:val="00191FF8"/>
    <w:rsid w:val="001924D2"/>
    <w:rsid w:val="00193356"/>
    <w:rsid w:val="00193357"/>
    <w:rsid w:val="00193554"/>
    <w:rsid w:val="00194479"/>
    <w:rsid w:val="0019447F"/>
    <w:rsid w:val="00194AC6"/>
    <w:rsid w:val="00194C87"/>
    <w:rsid w:val="00194E66"/>
    <w:rsid w:val="00194F20"/>
    <w:rsid w:val="00195A3C"/>
    <w:rsid w:val="0019652B"/>
    <w:rsid w:val="00197979"/>
    <w:rsid w:val="00197D80"/>
    <w:rsid w:val="001A03B8"/>
    <w:rsid w:val="001A1065"/>
    <w:rsid w:val="001A1573"/>
    <w:rsid w:val="001A1852"/>
    <w:rsid w:val="001A2E3D"/>
    <w:rsid w:val="001A3247"/>
    <w:rsid w:val="001A342C"/>
    <w:rsid w:val="001A3C20"/>
    <w:rsid w:val="001A3CD7"/>
    <w:rsid w:val="001A50A4"/>
    <w:rsid w:val="001A58F3"/>
    <w:rsid w:val="001A7505"/>
    <w:rsid w:val="001A7880"/>
    <w:rsid w:val="001A7AED"/>
    <w:rsid w:val="001A7B4F"/>
    <w:rsid w:val="001B027A"/>
    <w:rsid w:val="001B2656"/>
    <w:rsid w:val="001B26B3"/>
    <w:rsid w:val="001B2CEA"/>
    <w:rsid w:val="001B2DE3"/>
    <w:rsid w:val="001B42E1"/>
    <w:rsid w:val="001B47A1"/>
    <w:rsid w:val="001B60FB"/>
    <w:rsid w:val="001B6820"/>
    <w:rsid w:val="001B6949"/>
    <w:rsid w:val="001B6D01"/>
    <w:rsid w:val="001B6FB2"/>
    <w:rsid w:val="001B707A"/>
    <w:rsid w:val="001B72E5"/>
    <w:rsid w:val="001B770F"/>
    <w:rsid w:val="001B77A0"/>
    <w:rsid w:val="001C0465"/>
    <w:rsid w:val="001C08B7"/>
    <w:rsid w:val="001C0BF3"/>
    <w:rsid w:val="001C1C39"/>
    <w:rsid w:val="001C1DAB"/>
    <w:rsid w:val="001C26D3"/>
    <w:rsid w:val="001C2837"/>
    <w:rsid w:val="001C28F8"/>
    <w:rsid w:val="001C2ECE"/>
    <w:rsid w:val="001C3992"/>
    <w:rsid w:val="001C4096"/>
    <w:rsid w:val="001C47A4"/>
    <w:rsid w:val="001C4BFF"/>
    <w:rsid w:val="001C4D60"/>
    <w:rsid w:val="001C510D"/>
    <w:rsid w:val="001C606F"/>
    <w:rsid w:val="001C62C3"/>
    <w:rsid w:val="001C661C"/>
    <w:rsid w:val="001C6D99"/>
    <w:rsid w:val="001C70A4"/>
    <w:rsid w:val="001D065C"/>
    <w:rsid w:val="001D0A5D"/>
    <w:rsid w:val="001D0FDF"/>
    <w:rsid w:val="001D1259"/>
    <w:rsid w:val="001D152A"/>
    <w:rsid w:val="001D1FEC"/>
    <w:rsid w:val="001D262C"/>
    <w:rsid w:val="001D3798"/>
    <w:rsid w:val="001D3C22"/>
    <w:rsid w:val="001D42B9"/>
    <w:rsid w:val="001D42DF"/>
    <w:rsid w:val="001D44A3"/>
    <w:rsid w:val="001D495B"/>
    <w:rsid w:val="001D49BB"/>
    <w:rsid w:val="001D4FEB"/>
    <w:rsid w:val="001D52D8"/>
    <w:rsid w:val="001D56CD"/>
    <w:rsid w:val="001D5978"/>
    <w:rsid w:val="001D5CAD"/>
    <w:rsid w:val="001D656F"/>
    <w:rsid w:val="001D6865"/>
    <w:rsid w:val="001E0673"/>
    <w:rsid w:val="001E0E30"/>
    <w:rsid w:val="001E1CE5"/>
    <w:rsid w:val="001E30A5"/>
    <w:rsid w:val="001E34F1"/>
    <w:rsid w:val="001E3B70"/>
    <w:rsid w:val="001E3F15"/>
    <w:rsid w:val="001E4CD8"/>
    <w:rsid w:val="001E5A4A"/>
    <w:rsid w:val="001E631D"/>
    <w:rsid w:val="001E6425"/>
    <w:rsid w:val="001E680D"/>
    <w:rsid w:val="001E7502"/>
    <w:rsid w:val="001E7868"/>
    <w:rsid w:val="001F0A98"/>
    <w:rsid w:val="001F0E31"/>
    <w:rsid w:val="001F15F3"/>
    <w:rsid w:val="001F1C9B"/>
    <w:rsid w:val="001F1E6B"/>
    <w:rsid w:val="001F21DC"/>
    <w:rsid w:val="001F2A0D"/>
    <w:rsid w:val="001F3112"/>
    <w:rsid w:val="001F4757"/>
    <w:rsid w:val="001F481F"/>
    <w:rsid w:val="001F4E63"/>
    <w:rsid w:val="001F563C"/>
    <w:rsid w:val="001F5D44"/>
    <w:rsid w:val="001F6C14"/>
    <w:rsid w:val="001F6CDA"/>
    <w:rsid w:val="001F6E19"/>
    <w:rsid w:val="001F7428"/>
    <w:rsid w:val="001F74DC"/>
    <w:rsid w:val="001F7674"/>
    <w:rsid w:val="001F7D3E"/>
    <w:rsid w:val="001F7FD8"/>
    <w:rsid w:val="002001AF"/>
    <w:rsid w:val="0020091E"/>
    <w:rsid w:val="00200DF6"/>
    <w:rsid w:val="002027C1"/>
    <w:rsid w:val="00202C23"/>
    <w:rsid w:val="002035D6"/>
    <w:rsid w:val="00204202"/>
    <w:rsid w:val="002052D8"/>
    <w:rsid w:val="0020541E"/>
    <w:rsid w:val="00205918"/>
    <w:rsid w:val="00205DBA"/>
    <w:rsid w:val="00206187"/>
    <w:rsid w:val="00206C2C"/>
    <w:rsid w:val="00206FFB"/>
    <w:rsid w:val="00210203"/>
    <w:rsid w:val="00210F6D"/>
    <w:rsid w:val="0021184B"/>
    <w:rsid w:val="0021202A"/>
    <w:rsid w:val="0021203D"/>
    <w:rsid w:val="00212A36"/>
    <w:rsid w:val="00212AB4"/>
    <w:rsid w:val="00212E2D"/>
    <w:rsid w:val="002140CB"/>
    <w:rsid w:val="0021469D"/>
    <w:rsid w:val="002150C5"/>
    <w:rsid w:val="00215A46"/>
    <w:rsid w:val="00215B5B"/>
    <w:rsid w:val="00217033"/>
    <w:rsid w:val="002170B7"/>
    <w:rsid w:val="00220981"/>
    <w:rsid w:val="00220CB9"/>
    <w:rsid w:val="00221050"/>
    <w:rsid w:val="00221563"/>
    <w:rsid w:val="002237E9"/>
    <w:rsid w:val="002238B5"/>
    <w:rsid w:val="0022546E"/>
    <w:rsid w:val="002263CD"/>
    <w:rsid w:val="00227639"/>
    <w:rsid w:val="0022778D"/>
    <w:rsid w:val="00227D7B"/>
    <w:rsid w:val="00230507"/>
    <w:rsid w:val="0023088E"/>
    <w:rsid w:val="00231C80"/>
    <w:rsid w:val="002322C4"/>
    <w:rsid w:val="002328C7"/>
    <w:rsid w:val="002328C8"/>
    <w:rsid w:val="00232A4E"/>
    <w:rsid w:val="00232E96"/>
    <w:rsid w:val="002331DB"/>
    <w:rsid w:val="00233320"/>
    <w:rsid w:val="002338E2"/>
    <w:rsid w:val="00233BFE"/>
    <w:rsid w:val="00233DB0"/>
    <w:rsid w:val="00235AAF"/>
    <w:rsid w:val="00236319"/>
    <w:rsid w:val="00236418"/>
    <w:rsid w:val="00236443"/>
    <w:rsid w:val="002364DA"/>
    <w:rsid w:val="0023671F"/>
    <w:rsid w:val="00236954"/>
    <w:rsid w:val="00240C65"/>
    <w:rsid w:val="002412D8"/>
    <w:rsid w:val="00241345"/>
    <w:rsid w:val="00242014"/>
    <w:rsid w:val="002431B7"/>
    <w:rsid w:val="002438F3"/>
    <w:rsid w:val="002441A6"/>
    <w:rsid w:val="0024423D"/>
    <w:rsid w:val="002447B7"/>
    <w:rsid w:val="002447BA"/>
    <w:rsid w:val="0024498D"/>
    <w:rsid w:val="00244A9D"/>
    <w:rsid w:val="00245066"/>
    <w:rsid w:val="00245BCF"/>
    <w:rsid w:val="00246821"/>
    <w:rsid w:val="00246A81"/>
    <w:rsid w:val="00246C5B"/>
    <w:rsid w:val="00246FEE"/>
    <w:rsid w:val="0024783A"/>
    <w:rsid w:val="0024786B"/>
    <w:rsid w:val="00247BB0"/>
    <w:rsid w:val="002502E0"/>
    <w:rsid w:val="0025047D"/>
    <w:rsid w:val="002504B1"/>
    <w:rsid w:val="002508E8"/>
    <w:rsid w:val="00250918"/>
    <w:rsid w:val="00250D89"/>
    <w:rsid w:val="0025147C"/>
    <w:rsid w:val="00251666"/>
    <w:rsid w:val="00251A77"/>
    <w:rsid w:val="002520E8"/>
    <w:rsid w:val="00252481"/>
    <w:rsid w:val="002529A8"/>
    <w:rsid w:val="002531C9"/>
    <w:rsid w:val="00253C6C"/>
    <w:rsid w:val="00255946"/>
    <w:rsid w:val="00256094"/>
    <w:rsid w:val="00256662"/>
    <w:rsid w:val="002568B5"/>
    <w:rsid w:val="00257423"/>
    <w:rsid w:val="00257928"/>
    <w:rsid w:val="00257E94"/>
    <w:rsid w:val="00257F2F"/>
    <w:rsid w:val="00260827"/>
    <w:rsid w:val="00260CB4"/>
    <w:rsid w:val="00260DC3"/>
    <w:rsid w:val="0026110F"/>
    <w:rsid w:val="00261178"/>
    <w:rsid w:val="00262424"/>
    <w:rsid w:val="00263198"/>
    <w:rsid w:val="00264E22"/>
    <w:rsid w:val="00265168"/>
    <w:rsid w:val="00265707"/>
    <w:rsid w:val="00265C94"/>
    <w:rsid w:val="002664AC"/>
    <w:rsid w:val="002667E6"/>
    <w:rsid w:val="00266D33"/>
    <w:rsid w:val="002670B7"/>
    <w:rsid w:val="002677B7"/>
    <w:rsid w:val="002703D9"/>
    <w:rsid w:val="002703EA"/>
    <w:rsid w:val="00270FFB"/>
    <w:rsid w:val="00271083"/>
    <w:rsid w:val="00271521"/>
    <w:rsid w:val="00271BD8"/>
    <w:rsid w:val="00271C94"/>
    <w:rsid w:val="002721DF"/>
    <w:rsid w:val="0027220C"/>
    <w:rsid w:val="002725C1"/>
    <w:rsid w:val="00272992"/>
    <w:rsid w:val="00272AB0"/>
    <w:rsid w:val="00272CC3"/>
    <w:rsid w:val="00272D1D"/>
    <w:rsid w:val="00273EB9"/>
    <w:rsid w:val="00274C92"/>
    <w:rsid w:val="002754A9"/>
    <w:rsid w:val="0027557D"/>
    <w:rsid w:val="002755BA"/>
    <w:rsid w:val="00275685"/>
    <w:rsid w:val="002757C7"/>
    <w:rsid w:val="00275C28"/>
    <w:rsid w:val="0027603D"/>
    <w:rsid w:val="00277676"/>
    <w:rsid w:val="00277CCA"/>
    <w:rsid w:val="00280223"/>
    <w:rsid w:val="002806E2"/>
    <w:rsid w:val="002820EA"/>
    <w:rsid w:val="002821F2"/>
    <w:rsid w:val="0028236D"/>
    <w:rsid w:val="002833F0"/>
    <w:rsid w:val="00283491"/>
    <w:rsid w:val="002841FB"/>
    <w:rsid w:val="002843FD"/>
    <w:rsid w:val="00284FA4"/>
    <w:rsid w:val="002851BA"/>
    <w:rsid w:val="0028553B"/>
    <w:rsid w:val="00285CD5"/>
    <w:rsid w:val="0028650F"/>
    <w:rsid w:val="002871A6"/>
    <w:rsid w:val="00287B14"/>
    <w:rsid w:val="002904A9"/>
    <w:rsid w:val="002906DD"/>
    <w:rsid w:val="00290F2B"/>
    <w:rsid w:val="002918FB"/>
    <w:rsid w:val="00291A8E"/>
    <w:rsid w:val="00292247"/>
    <w:rsid w:val="00293032"/>
    <w:rsid w:val="00294FA6"/>
    <w:rsid w:val="002951DE"/>
    <w:rsid w:val="00295EBB"/>
    <w:rsid w:val="00296564"/>
    <w:rsid w:val="00296926"/>
    <w:rsid w:val="00296A44"/>
    <w:rsid w:val="00297AFF"/>
    <w:rsid w:val="00297D67"/>
    <w:rsid w:val="00297D96"/>
    <w:rsid w:val="00297E48"/>
    <w:rsid w:val="002A03DF"/>
    <w:rsid w:val="002A06E1"/>
    <w:rsid w:val="002A0DA5"/>
    <w:rsid w:val="002A0EA7"/>
    <w:rsid w:val="002A1157"/>
    <w:rsid w:val="002A11E8"/>
    <w:rsid w:val="002A145A"/>
    <w:rsid w:val="002A2462"/>
    <w:rsid w:val="002A2528"/>
    <w:rsid w:val="002A2F45"/>
    <w:rsid w:val="002A314D"/>
    <w:rsid w:val="002A3322"/>
    <w:rsid w:val="002A4228"/>
    <w:rsid w:val="002A5278"/>
    <w:rsid w:val="002A5628"/>
    <w:rsid w:val="002A58CD"/>
    <w:rsid w:val="002A74B9"/>
    <w:rsid w:val="002A79AA"/>
    <w:rsid w:val="002A7F3B"/>
    <w:rsid w:val="002B0A96"/>
    <w:rsid w:val="002B13B0"/>
    <w:rsid w:val="002B1903"/>
    <w:rsid w:val="002B1E44"/>
    <w:rsid w:val="002B23B6"/>
    <w:rsid w:val="002B23BB"/>
    <w:rsid w:val="002B2933"/>
    <w:rsid w:val="002B299A"/>
    <w:rsid w:val="002B37D3"/>
    <w:rsid w:val="002B4099"/>
    <w:rsid w:val="002B4732"/>
    <w:rsid w:val="002B50C6"/>
    <w:rsid w:val="002B589A"/>
    <w:rsid w:val="002B5D44"/>
    <w:rsid w:val="002B5EB9"/>
    <w:rsid w:val="002B643F"/>
    <w:rsid w:val="002B6551"/>
    <w:rsid w:val="002B6A5D"/>
    <w:rsid w:val="002B6C35"/>
    <w:rsid w:val="002B6E28"/>
    <w:rsid w:val="002B72AD"/>
    <w:rsid w:val="002B758A"/>
    <w:rsid w:val="002B792B"/>
    <w:rsid w:val="002C0BE2"/>
    <w:rsid w:val="002C0D23"/>
    <w:rsid w:val="002C0E4E"/>
    <w:rsid w:val="002C277C"/>
    <w:rsid w:val="002C2904"/>
    <w:rsid w:val="002C385B"/>
    <w:rsid w:val="002C387D"/>
    <w:rsid w:val="002C3C46"/>
    <w:rsid w:val="002C409D"/>
    <w:rsid w:val="002C4287"/>
    <w:rsid w:val="002C4C82"/>
    <w:rsid w:val="002C54BB"/>
    <w:rsid w:val="002C5AF4"/>
    <w:rsid w:val="002C5B09"/>
    <w:rsid w:val="002C5D53"/>
    <w:rsid w:val="002C617A"/>
    <w:rsid w:val="002C6A98"/>
    <w:rsid w:val="002D0420"/>
    <w:rsid w:val="002D0ADE"/>
    <w:rsid w:val="002D160F"/>
    <w:rsid w:val="002D2AB7"/>
    <w:rsid w:val="002D2FFF"/>
    <w:rsid w:val="002D3734"/>
    <w:rsid w:val="002D3C89"/>
    <w:rsid w:val="002D3FB0"/>
    <w:rsid w:val="002D4113"/>
    <w:rsid w:val="002D47BC"/>
    <w:rsid w:val="002D576B"/>
    <w:rsid w:val="002D5C19"/>
    <w:rsid w:val="002D5DC1"/>
    <w:rsid w:val="002D615A"/>
    <w:rsid w:val="002D66D2"/>
    <w:rsid w:val="002D78AB"/>
    <w:rsid w:val="002D7F14"/>
    <w:rsid w:val="002D7F49"/>
    <w:rsid w:val="002E0045"/>
    <w:rsid w:val="002E1BB2"/>
    <w:rsid w:val="002E2048"/>
    <w:rsid w:val="002E251E"/>
    <w:rsid w:val="002E2C23"/>
    <w:rsid w:val="002E33E3"/>
    <w:rsid w:val="002E36BE"/>
    <w:rsid w:val="002E36E6"/>
    <w:rsid w:val="002E3DF5"/>
    <w:rsid w:val="002E46FB"/>
    <w:rsid w:val="002E5B3B"/>
    <w:rsid w:val="002E6087"/>
    <w:rsid w:val="002E70AE"/>
    <w:rsid w:val="002E71C6"/>
    <w:rsid w:val="002E7338"/>
    <w:rsid w:val="002E77E7"/>
    <w:rsid w:val="002F0B8F"/>
    <w:rsid w:val="002F13F9"/>
    <w:rsid w:val="002F1554"/>
    <w:rsid w:val="002F1876"/>
    <w:rsid w:val="002F1DC5"/>
    <w:rsid w:val="002F24E8"/>
    <w:rsid w:val="002F313E"/>
    <w:rsid w:val="002F32B5"/>
    <w:rsid w:val="002F37AD"/>
    <w:rsid w:val="002F3ED5"/>
    <w:rsid w:val="002F3EFB"/>
    <w:rsid w:val="002F42D7"/>
    <w:rsid w:val="002F4870"/>
    <w:rsid w:val="002F4A5A"/>
    <w:rsid w:val="002F4AF2"/>
    <w:rsid w:val="002F50CA"/>
    <w:rsid w:val="002F58FE"/>
    <w:rsid w:val="002F5DF5"/>
    <w:rsid w:val="002F63F8"/>
    <w:rsid w:val="002F6710"/>
    <w:rsid w:val="002F6E15"/>
    <w:rsid w:val="002F6FCF"/>
    <w:rsid w:val="002F7A08"/>
    <w:rsid w:val="002F7A2A"/>
    <w:rsid w:val="002F7D11"/>
    <w:rsid w:val="003006A4"/>
    <w:rsid w:val="00301376"/>
    <w:rsid w:val="003014C8"/>
    <w:rsid w:val="003019B1"/>
    <w:rsid w:val="0030235F"/>
    <w:rsid w:val="00302D64"/>
    <w:rsid w:val="00303248"/>
    <w:rsid w:val="00303973"/>
    <w:rsid w:val="00303F8E"/>
    <w:rsid w:val="00304B3A"/>
    <w:rsid w:val="00304D1B"/>
    <w:rsid w:val="003065E9"/>
    <w:rsid w:val="00306971"/>
    <w:rsid w:val="00307B75"/>
    <w:rsid w:val="003105C4"/>
    <w:rsid w:val="00310EBA"/>
    <w:rsid w:val="00310EF3"/>
    <w:rsid w:val="00311225"/>
    <w:rsid w:val="00311477"/>
    <w:rsid w:val="003121F3"/>
    <w:rsid w:val="0031257D"/>
    <w:rsid w:val="003130CB"/>
    <w:rsid w:val="00313641"/>
    <w:rsid w:val="003136BF"/>
    <w:rsid w:val="0031410C"/>
    <w:rsid w:val="003143F0"/>
    <w:rsid w:val="003146B3"/>
    <w:rsid w:val="00314D6C"/>
    <w:rsid w:val="003157AB"/>
    <w:rsid w:val="0031668F"/>
    <w:rsid w:val="003169A5"/>
    <w:rsid w:val="0031751E"/>
    <w:rsid w:val="00321CB1"/>
    <w:rsid w:val="00321F83"/>
    <w:rsid w:val="003224AB"/>
    <w:rsid w:val="00323235"/>
    <w:rsid w:val="003234E9"/>
    <w:rsid w:val="00323AD3"/>
    <w:rsid w:val="00323FD3"/>
    <w:rsid w:val="00324489"/>
    <w:rsid w:val="00325809"/>
    <w:rsid w:val="00325A39"/>
    <w:rsid w:val="00326038"/>
    <w:rsid w:val="00327157"/>
    <w:rsid w:val="0032795A"/>
    <w:rsid w:val="00327C4F"/>
    <w:rsid w:val="003303AA"/>
    <w:rsid w:val="00330844"/>
    <w:rsid w:val="003311AF"/>
    <w:rsid w:val="003322CA"/>
    <w:rsid w:val="00332B25"/>
    <w:rsid w:val="00332F60"/>
    <w:rsid w:val="003335CD"/>
    <w:rsid w:val="00333FE6"/>
    <w:rsid w:val="00334635"/>
    <w:rsid w:val="00335B85"/>
    <w:rsid w:val="00335CE0"/>
    <w:rsid w:val="00335D03"/>
    <w:rsid w:val="00336997"/>
    <w:rsid w:val="00336CC9"/>
    <w:rsid w:val="00336E4C"/>
    <w:rsid w:val="00337D57"/>
    <w:rsid w:val="0034130E"/>
    <w:rsid w:val="0034276B"/>
    <w:rsid w:val="0034280A"/>
    <w:rsid w:val="003432E7"/>
    <w:rsid w:val="00343384"/>
    <w:rsid w:val="003437DD"/>
    <w:rsid w:val="0034453E"/>
    <w:rsid w:val="00344E8C"/>
    <w:rsid w:val="0034518B"/>
    <w:rsid w:val="0034550D"/>
    <w:rsid w:val="003455AE"/>
    <w:rsid w:val="00345B27"/>
    <w:rsid w:val="003463CD"/>
    <w:rsid w:val="00346AC9"/>
    <w:rsid w:val="003471B4"/>
    <w:rsid w:val="0034789A"/>
    <w:rsid w:val="00350565"/>
    <w:rsid w:val="00350723"/>
    <w:rsid w:val="0035188E"/>
    <w:rsid w:val="003519F7"/>
    <w:rsid w:val="0035305B"/>
    <w:rsid w:val="0035332B"/>
    <w:rsid w:val="00353539"/>
    <w:rsid w:val="00353552"/>
    <w:rsid w:val="00353674"/>
    <w:rsid w:val="00356BF7"/>
    <w:rsid w:val="00357268"/>
    <w:rsid w:val="00357606"/>
    <w:rsid w:val="00357FAB"/>
    <w:rsid w:val="0036021D"/>
    <w:rsid w:val="00360236"/>
    <w:rsid w:val="00361353"/>
    <w:rsid w:val="00361478"/>
    <w:rsid w:val="00361C62"/>
    <w:rsid w:val="003621E0"/>
    <w:rsid w:val="00362370"/>
    <w:rsid w:val="00363AA3"/>
    <w:rsid w:val="00363D6E"/>
    <w:rsid w:val="0036462D"/>
    <w:rsid w:val="003649B9"/>
    <w:rsid w:val="00364A0D"/>
    <w:rsid w:val="00365689"/>
    <w:rsid w:val="0036580D"/>
    <w:rsid w:val="003659BD"/>
    <w:rsid w:val="00365ED6"/>
    <w:rsid w:val="00366715"/>
    <w:rsid w:val="0036690C"/>
    <w:rsid w:val="00366C5B"/>
    <w:rsid w:val="00366C65"/>
    <w:rsid w:val="00366E28"/>
    <w:rsid w:val="00366E89"/>
    <w:rsid w:val="00367215"/>
    <w:rsid w:val="00367597"/>
    <w:rsid w:val="003676E7"/>
    <w:rsid w:val="003677AA"/>
    <w:rsid w:val="003679E9"/>
    <w:rsid w:val="00367CEC"/>
    <w:rsid w:val="00367E88"/>
    <w:rsid w:val="00370125"/>
    <w:rsid w:val="00371890"/>
    <w:rsid w:val="00371CFC"/>
    <w:rsid w:val="00371D7B"/>
    <w:rsid w:val="003727F7"/>
    <w:rsid w:val="00372E41"/>
    <w:rsid w:val="00373416"/>
    <w:rsid w:val="003735D5"/>
    <w:rsid w:val="0037404F"/>
    <w:rsid w:val="00374206"/>
    <w:rsid w:val="00374A60"/>
    <w:rsid w:val="00374AA7"/>
    <w:rsid w:val="00374CFA"/>
    <w:rsid w:val="00374EDB"/>
    <w:rsid w:val="003753B4"/>
    <w:rsid w:val="0037572F"/>
    <w:rsid w:val="00375A48"/>
    <w:rsid w:val="00376B38"/>
    <w:rsid w:val="00376FE2"/>
    <w:rsid w:val="00376FF0"/>
    <w:rsid w:val="0037796F"/>
    <w:rsid w:val="00377981"/>
    <w:rsid w:val="003801A9"/>
    <w:rsid w:val="003805FA"/>
    <w:rsid w:val="00381D97"/>
    <w:rsid w:val="00381E62"/>
    <w:rsid w:val="00381EBC"/>
    <w:rsid w:val="00382BD0"/>
    <w:rsid w:val="00383086"/>
    <w:rsid w:val="00383210"/>
    <w:rsid w:val="0038402D"/>
    <w:rsid w:val="00385543"/>
    <w:rsid w:val="00385BEF"/>
    <w:rsid w:val="00385EC2"/>
    <w:rsid w:val="00387828"/>
    <w:rsid w:val="00387BB5"/>
    <w:rsid w:val="00390227"/>
    <w:rsid w:val="00390AFF"/>
    <w:rsid w:val="00390E2C"/>
    <w:rsid w:val="00391224"/>
    <w:rsid w:val="003918D9"/>
    <w:rsid w:val="003924B7"/>
    <w:rsid w:val="00392EB1"/>
    <w:rsid w:val="00393210"/>
    <w:rsid w:val="0039321F"/>
    <w:rsid w:val="00393D79"/>
    <w:rsid w:val="0039449D"/>
    <w:rsid w:val="00394894"/>
    <w:rsid w:val="003949A7"/>
    <w:rsid w:val="00394EBF"/>
    <w:rsid w:val="00395901"/>
    <w:rsid w:val="00395D51"/>
    <w:rsid w:val="00395E0C"/>
    <w:rsid w:val="003963B4"/>
    <w:rsid w:val="00396F33"/>
    <w:rsid w:val="00397021"/>
    <w:rsid w:val="003976C3"/>
    <w:rsid w:val="003978B3"/>
    <w:rsid w:val="00397C6C"/>
    <w:rsid w:val="00397F6A"/>
    <w:rsid w:val="003A0ECD"/>
    <w:rsid w:val="003A111B"/>
    <w:rsid w:val="003A12C2"/>
    <w:rsid w:val="003A1371"/>
    <w:rsid w:val="003A1CF1"/>
    <w:rsid w:val="003A1E5A"/>
    <w:rsid w:val="003A2B8F"/>
    <w:rsid w:val="003A2C13"/>
    <w:rsid w:val="003A3233"/>
    <w:rsid w:val="003A3B3C"/>
    <w:rsid w:val="003A3E76"/>
    <w:rsid w:val="003A5256"/>
    <w:rsid w:val="003A5D96"/>
    <w:rsid w:val="003A6BF0"/>
    <w:rsid w:val="003A708E"/>
    <w:rsid w:val="003A7322"/>
    <w:rsid w:val="003B023F"/>
    <w:rsid w:val="003B10F6"/>
    <w:rsid w:val="003B16CD"/>
    <w:rsid w:val="003B1AD8"/>
    <w:rsid w:val="003B1F5D"/>
    <w:rsid w:val="003B278A"/>
    <w:rsid w:val="003B2C34"/>
    <w:rsid w:val="003B2E98"/>
    <w:rsid w:val="003B3053"/>
    <w:rsid w:val="003B32EE"/>
    <w:rsid w:val="003B49CB"/>
    <w:rsid w:val="003B5563"/>
    <w:rsid w:val="003B5C7C"/>
    <w:rsid w:val="003B602D"/>
    <w:rsid w:val="003B651D"/>
    <w:rsid w:val="003B7447"/>
    <w:rsid w:val="003B77AF"/>
    <w:rsid w:val="003B7F95"/>
    <w:rsid w:val="003C02DA"/>
    <w:rsid w:val="003C1179"/>
    <w:rsid w:val="003C14B2"/>
    <w:rsid w:val="003C205F"/>
    <w:rsid w:val="003C267D"/>
    <w:rsid w:val="003C2CAF"/>
    <w:rsid w:val="003C2F93"/>
    <w:rsid w:val="003C3396"/>
    <w:rsid w:val="003C36AB"/>
    <w:rsid w:val="003C3BC5"/>
    <w:rsid w:val="003C41EF"/>
    <w:rsid w:val="003C423A"/>
    <w:rsid w:val="003C47D6"/>
    <w:rsid w:val="003C4831"/>
    <w:rsid w:val="003C5788"/>
    <w:rsid w:val="003C5FA9"/>
    <w:rsid w:val="003C6931"/>
    <w:rsid w:val="003C74FC"/>
    <w:rsid w:val="003C7C3E"/>
    <w:rsid w:val="003C7D99"/>
    <w:rsid w:val="003D0253"/>
    <w:rsid w:val="003D1B9F"/>
    <w:rsid w:val="003D2728"/>
    <w:rsid w:val="003D2EBE"/>
    <w:rsid w:val="003D30A6"/>
    <w:rsid w:val="003D3173"/>
    <w:rsid w:val="003D3421"/>
    <w:rsid w:val="003D3D45"/>
    <w:rsid w:val="003D3D89"/>
    <w:rsid w:val="003D40F9"/>
    <w:rsid w:val="003D4349"/>
    <w:rsid w:val="003D4380"/>
    <w:rsid w:val="003D4797"/>
    <w:rsid w:val="003D4CEB"/>
    <w:rsid w:val="003D4FD5"/>
    <w:rsid w:val="003D535F"/>
    <w:rsid w:val="003D566F"/>
    <w:rsid w:val="003D658E"/>
    <w:rsid w:val="003D683B"/>
    <w:rsid w:val="003D6A17"/>
    <w:rsid w:val="003D6E2F"/>
    <w:rsid w:val="003D6FFB"/>
    <w:rsid w:val="003D7086"/>
    <w:rsid w:val="003D7BEB"/>
    <w:rsid w:val="003D7D0A"/>
    <w:rsid w:val="003E0160"/>
    <w:rsid w:val="003E021A"/>
    <w:rsid w:val="003E04D9"/>
    <w:rsid w:val="003E0CC7"/>
    <w:rsid w:val="003E10B5"/>
    <w:rsid w:val="003E13B6"/>
    <w:rsid w:val="003E140C"/>
    <w:rsid w:val="003E1662"/>
    <w:rsid w:val="003E2CAB"/>
    <w:rsid w:val="003E43BF"/>
    <w:rsid w:val="003E4A9B"/>
    <w:rsid w:val="003E4C9D"/>
    <w:rsid w:val="003E4E4A"/>
    <w:rsid w:val="003E59D2"/>
    <w:rsid w:val="003E5A65"/>
    <w:rsid w:val="003E5D81"/>
    <w:rsid w:val="003E5ED6"/>
    <w:rsid w:val="003E65EC"/>
    <w:rsid w:val="003E7018"/>
    <w:rsid w:val="003E76F1"/>
    <w:rsid w:val="003E7F25"/>
    <w:rsid w:val="003F01A1"/>
    <w:rsid w:val="003F01F9"/>
    <w:rsid w:val="003F0A0C"/>
    <w:rsid w:val="003F119F"/>
    <w:rsid w:val="003F121C"/>
    <w:rsid w:val="003F13B1"/>
    <w:rsid w:val="003F227D"/>
    <w:rsid w:val="003F26F9"/>
    <w:rsid w:val="003F2A83"/>
    <w:rsid w:val="003F38D6"/>
    <w:rsid w:val="003F3978"/>
    <w:rsid w:val="003F3B70"/>
    <w:rsid w:val="003F3F84"/>
    <w:rsid w:val="003F3FCC"/>
    <w:rsid w:val="003F400A"/>
    <w:rsid w:val="003F499D"/>
    <w:rsid w:val="003F4A46"/>
    <w:rsid w:val="003F4BAB"/>
    <w:rsid w:val="003F53FF"/>
    <w:rsid w:val="003F5554"/>
    <w:rsid w:val="003F5669"/>
    <w:rsid w:val="003F59EC"/>
    <w:rsid w:val="003F5E1C"/>
    <w:rsid w:val="003F68C5"/>
    <w:rsid w:val="003F6F6E"/>
    <w:rsid w:val="003F73DC"/>
    <w:rsid w:val="003F7908"/>
    <w:rsid w:val="004003E6"/>
    <w:rsid w:val="004007D5"/>
    <w:rsid w:val="004010D5"/>
    <w:rsid w:val="00401124"/>
    <w:rsid w:val="00401EE6"/>
    <w:rsid w:val="00402434"/>
    <w:rsid w:val="00402D42"/>
    <w:rsid w:val="00403CD4"/>
    <w:rsid w:val="00403FFA"/>
    <w:rsid w:val="0040430F"/>
    <w:rsid w:val="00404421"/>
    <w:rsid w:val="00404DBF"/>
    <w:rsid w:val="00405649"/>
    <w:rsid w:val="004056C8"/>
    <w:rsid w:val="004060FC"/>
    <w:rsid w:val="004067A3"/>
    <w:rsid w:val="00406B62"/>
    <w:rsid w:val="00406BB9"/>
    <w:rsid w:val="00406F4F"/>
    <w:rsid w:val="00410B41"/>
    <w:rsid w:val="00410CA8"/>
    <w:rsid w:val="004115F1"/>
    <w:rsid w:val="0041246C"/>
    <w:rsid w:val="00412790"/>
    <w:rsid w:val="00412B7E"/>
    <w:rsid w:val="00412E6E"/>
    <w:rsid w:val="0041304E"/>
    <w:rsid w:val="004134E0"/>
    <w:rsid w:val="00413850"/>
    <w:rsid w:val="0041387C"/>
    <w:rsid w:val="00414337"/>
    <w:rsid w:val="00414387"/>
    <w:rsid w:val="00414BB4"/>
    <w:rsid w:val="00415204"/>
    <w:rsid w:val="0041565A"/>
    <w:rsid w:val="00415776"/>
    <w:rsid w:val="0041720E"/>
    <w:rsid w:val="00417547"/>
    <w:rsid w:val="004207F5"/>
    <w:rsid w:val="0042164F"/>
    <w:rsid w:val="004217B0"/>
    <w:rsid w:val="004225C3"/>
    <w:rsid w:val="00422B2B"/>
    <w:rsid w:val="0042333B"/>
    <w:rsid w:val="0042448B"/>
    <w:rsid w:val="00424AD0"/>
    <w:rsid w:val="0042509C"/>
    <w:rsid w:val="0042545D"/>
    <w:rsid w:val="0042580A"/>
    <w:rsid w:val="0042645F"/>
    <w:rsid w:val="004269E8"/>
    <w:rsid w:val="00427A69"/>
    <w:rsid w:val="00427EA3"/>
    <w:rsid w:val="00427FE9"/>
    <w:rsid w:val="00430119"/>
    <w:rsid w:val="00430418"/>
    <w:rsid w:val="00430BAD"/>
    <w:rsid w:val="00431130"/>
    <w:rsid w:val="00431977"/>
    <w:rsid w:val="00431E53"/>
    <w:rsid w:val="00431EAC"/>
    <w:rsid w:val="004326DC"/>
    <w:rsid w:val="00432926"/>
    <w:rsid w:val="004330A1"/>
    <w:rsid w:val="004330AE"/>
    <w:rsid w:val="004333FF"/>
    <w:rsid w:val="00433432"/>
    <w:rsid w:val="00433F24"/>
    <w:rsid w:val="004342E0"/>
    <w:rsid w:val="00434598"/>
    <w:rsid w:val="00435F35"/>
    <w:rsid w:val="004363BF"/>
    <w:rsid w:val="00437247"/>
    <w:rsid w:val="0043727C"/>
    <w:rsid w:val="00437B36"/>
    <w:rsid w:val="00437B41"/>
    <w:rsid w:val="00437E05"/>
    <w:rsid w:val="00440306"/>
    <w:rsid w:val="0044040A"/>
    <w:rsid w:val="0044067E"/>
    <w:rsid w:val="00440CB9"/>
    <w:rsid w:val="00440CFB"/>
    <w:rsid w:val="00440FB2"/>
    <w:rsid w:val="00442421"/>
    <w:rsid w:val="004431C3"/>
    <w:rsid w:val="004436F4"/>
    <w:rsid w:val="0044375F"/>
    <w:rsid w:val="00443F8E"/>
    <w:rsid w:val="004449EF"/>
    <w:rsid w:val="00444BF3"/>
    <w:rsid w:val="00444D9C"/>
    <w:rsid w:val="004458D6"/>
    <w:rsid w:val="004459A2"/>
    <w:rsid w:val="00445A81"/>
    <w:rsid w:val="00445C4E"/>
    <w:rsid w:val="00445EBA"/>
    <w:rsid w:val="0044609C"/>
    <w:rsid w:val="00446D3C"/>
    <w:rsid w:val="00446DDB"/>
    <w:rsid w:val="004479A4"/>
    <w:rsid w:val="00447C14"/>
    <w:rsid w:val="00450BB5"/>
    <w:rsid w:val="004510BE"/>
    <w:rsid w:val="00451C1D"/>
    <w:rsid w:val="00451C39"/>
    <w:rsid w:val="00451CE4"/>
    <w:rsid w:val="004528D4"/>
    <w:rsid w:val="00452964"/>
    <w:rsid w:val="00452D5A"/>
    <w:rsid w:val="00452F43"/>
    <w:rsid w:val="00453462"/>
    <w:rsid w:val="00453677"/>
    <w:rsid w:val="00453E48"/>
    <w:rsid w:val="004547A7"/>
    <w:rsid w:val="00455366"/>
    <w:rsid w:val="00456B0A"/>
    <w:rsid w:val="00457CA7"/>
    <w:rsid w:val="00460077"/>
    <w:rsid w:val="004602A9"/>
    <w:rsid w:val="004604D2"/>
    <w:rsid w:val="0046074B"/>
    <w:rsid w:val="00463D5D"/>
    <w:rsid w:val="0046591A"/>
    <w:rsid w:val="00465B9B"/>
    <w:rsid w:val="00466567"/>
    <w:rsid w:val="00466683"/>
    <w:rsid w:val="00466CD1"/>
    <w:rsid w:val="0046770A"/>
    <w:rsid w:val="004703A3"/>
    <w:rsid w:val="00470CA7"/>
    <w:rsid w:val="00470D6D"/>
    <w:rsid w:val="004713A0"/>
    <w:rsid w:val="00472ACB"/>
    <w:rsid w:val="00473693"/>
    <w:rsid w:val="0047487D"/>
    <w:rsid w:val="004749C2"/>
    <w:rsid w:val="004749CE"/>
    <w:rsid w:val="00474CE3"/>
    <w:rsid w:val="00475D8A"/>
    <w:rsid w:val="0047700A"/>
    <w:rsid w:val="00477B10"/>
    <w:rsid w:val="00477D84"/>
    <w:rsid w:val="00480546"/>
    <w:rsid w:val="00480ECB"/>
    <w:rsid w:val="00481541"/>
    <w:rsid w:val="004815A4"/>
    <w:rsid w:val="00481B08"/>
    <w:rsid w:val="00481FA7"/>
    <w:rsid w:val="00482A84"/>
    <w:rsid w:val="00483347"/>
    <w:rsid w:val="00483544"/>
    <w:rsid w:val="0048390D"/>
    <w:rsid w:val="00483987"/>
    <w:rsid w:val="00483DAC"/>
    <w:rsid w:val="00483EBE"/>
    <w:rsid w:val="004855D6"/>
    <w:rsid w:val="00486552"/>
    <w:rsid w:val="004865CC"/>
    <w:rsid w:val="00486796"/>
    <w:rsid w:val="004875F8"/>
    <w:rsid w:val="0048792C"/>
    <w:rsid w:val="0049011F"/>
    <w:rsid w:val="0049039B"/>
    <w:rsid w:val="004918D7"/>
    <w:rsid w:val="0049321F"/>
    <w:rsid w:val="004939CE"/>
    <w:rsid w:val="00493C91"/>
    <w:rsid w:val="00493EBE"/>
    <w:rsid w:val="00494179"/>
    <w:rsid w:val="00494E16"/>
    <w:rsid w:val="0049549A"/>
    <w:rsid w:val="004954C4"/>
    <w:rsid w:val="00495690"/>
    <w:rsid w:val="00495C3D"/>
    <w:rsid w:val="0049678F"/>
    <w:rsid w:val="004967C8"/>
    <w:rsid w:val="00496890"/>
    <w:rsid w:val="00496987"/>
    <w:rsid w:val="00496A1D"/>
    <w:rsid w:val="0049710A"/>
    <w:rsid w:val="0049743C"/>
    <w:rsid w:val="00497545"/>
    <w:rsid w:val="004A05DF"/>
    <w:rsid w:val="004A1905"/>
    <w:rsid w:val="004A2478"/>
    <w:rsid w:val="004A2BD0"/>
    <w:rsid w:val="004A3755"/>
    <w:rsid w:val="004A4015"/>
    <w:rsid w:val="004A4584"/>
    <w:rsid w:val="004A4F04"/>
    <w:rsid w:val="004A4F42"/>
    <w:rsid w:val="004A524C"/>
    <w:rsid w:val="004A52A6"/>
    <w:rsid w:val="004A663D"/>
    <w:rsid w:val="004A6760"/>
    <w:rsid w:val="004A68C8"/>
    <w:rsid w:val="004A69E3"/>
    <w:rsid w:val="004A6FC5"/>
    <w:rsid w:val="004A7137"/>
    <w:rsid w:val="004A754E"/>
    <w:rsid w:val="004A75C4"/>
    <w:rsid w:val="004A7863"/>
    <w:rsid w:val="004A79A4"/>
    <w:rsid w:val="004A7CE5"/>
    <w:rsid w:val="004A7DBE"/>
    <w:rsid w:val="004A7E77"/>
    <w:rsid w:val="004B0A22"/>
    <w:rsid w:val="004B0EFF"/>
    <w:rsid w:val="004B176D"/>
    <w:rsid w:val="004B21FD"/>
    <w:rsid w:val="004B25CC"/>
    <w:rsid w:val="004B272D"/>
    <w:rsid w:val="004B2B1D"/>
    <w:rsid w:val="004B3C37"/>
    <w:rsid w:val="004B40C6"/>
    <w:rsid w:val="004B45C3"/>
    <w:rsid w:val="004B4693"/>
    <w:rsid w:val="004B4DA7"/>
    <w:rsid w:val="004B5193"/>
    <w:rsid w:val="004B5420"/>
    <w:rsid w:val="004B597E"/>
    <w:rsid w:val="004B5B13"/>
    <w:rsid w:val="004B5C79"/>
    <w:rsid w:val="004B6077"/>
    <w:rsid w:val="004B6575"/>
    <w:rsid w:val="004B663E"/>
    <w:rsid w:val="004B699E"/>
    <w:rsid w:val="004B6DB2"/>
    <w:rsid w:val="004B772D"/>
    <w:rsid w:val="004B78DA"/>
    <w:rsid w:val="004B7B21"/>
    <w:rsid w:val="004B7B62"/>
    <w:rsid w:val="004B7DEB"/>
    <w:rsid w:val="004C0475"/>
    <w:rsid w:val="004C08AF"/>
    <w:rsid w:val="004C0916"/>
    <w:rsid w:val="004C0FB1"/>
    <w:rsid w:val="004C18D1"/>
    <w:rsid w:val="004C1A67"/>
    <w:rsid w:val="004C26E7"/>
    <w:rsid w:val="004C2BED"/>
    <w:rsid w:val="004C2C27"/>
    <w:rsid w:val="004C3673"/>
    <w:rsid w:val="004C3B5C"/>
    <w:rsid w:val="004C4817"/>
    <w:rsid w:val="004C5797"/>
    <w:rsid w:val="004C5968"/>
    <w:rsid w:val="004C5C45"/>
    <w:rsid w:val="004C60DD"/>
    <w:rsid w:val="004C6293"/>
    <w:rsid w:val="004C66A7"/>
    <w:rsid w:val="004C6B47"/>
    <w:rsid w:val="004C7515"/>
    <w:rsid w:val="004C77D9"/>
    <w:rsid w:val="004C7DF3"/>
    <w:rsid w:val="004D0887"/>
    <w:rsid w:val="004D1559"/>
    <w:rsid w:val="004D223E"/>
    <w:rsid w:val="004D2619"/>
    <w:rsid w:val="004D283D"/>
    <w:rsid w:val="004D2A15"/>
    <w:rsid w:val="004D2C81"/>
    <w:rsid w:val="004D37B8"/>
    <w:rsid w:val="004D5149"/>
    <w:rsid w:val="004D519F"/>
    <w:rsid w:val="004D52A9"/>
    <w:rsid w:val="004D55EE"/>
    <w:rsid w:val="004D5912"/>
    <w:rsid w:val="004D5A81"/>
    <w:rsid w:val="004D5CFF"/>
    <w:rsid w:val="004D68D1"/>
    <w:rsid w:val="004E1137"/>
    <w:rsid w:val="004E2E33"/>
    <w:rsid w:val="004E39E3"/>
    <w:rsid w:val="004E42FF"/>
    <w:rsid w:val="004E4B23"/>
    <w:rsid w:val="004E4CD4"/>
    <w:rsid w:val="004E5296"/>
    <w:rsid w:val="004E5CF9"/>
    <w:rsid w:val="004E5DE5"/>
    <w:rsid w:val="004E627E"/>
    <w:rsid w:val="004E73D5"/>
    <w:rsid w:val="004F063C"/>
    <w:rsid w:val="004F066A"/>
    <w:rsid w:val="004F0735"/>
    <w:rsid w:val="004F08DF"/>
    <w:rsid w:val="004F0AED"/>
    <w:rsid w:val="004F11CF"/>
    <w:rsid w:val="004F14B1"/>
    <w:rsid w:val="004F1C72"/>
    <w:rsid w:val="004F1D7F"/>
    <w:rsid w:val="004F2239"/>
    <w:rsid w:val="004F3BC6"/>
    <w:rsid w:val="004F4150"/>
    <w:rsid w:val="004F5731"/>
    <w:rsid w:val="004F5BD5"/>
    <w:rsid w:val="004F65DC"/>
    <w:rsid w:val="004F7FB3"/>
    <w:rsid w:val="005000D5"/>
    <w:rsid w:val="005003E3"/>
    <w:rsid w:val="005007C1"/>
    <w:rsid w:val="00500FD4"/>
    <w:rsid w:val="00501C6B"/>
    <w:rsid w:val="00501E7A"/>
    <w:rsid w:val="00502572"/>
    <w:rsid w:val="005030E5"/>
    <w:rsid w:val="00503687"/>
    <w:rsid w:val="00504644"/>
    <w:rsid w:val="00504AE6"/>
    <w:rsid w:val="00504E4C"/>
    <w:rsid w:val="00504E82"/>
    <w:rsid w:val="0050545F"/>
    <w:rsid w:val="005058AF"/>
    <w:rsid w:val="00505D13"/>
    <w:rsid w:val="00505EC8"/>
    <w:rsid w:val="00506012"/>
    <w:rsid w:val="00506A9B"/>
    <w:rsid w:val="00506D8A"/>
    <w:rsid w:val="005072D8"/>
    <w:rsid w:val="0050746B"/>
    <w:rsid w:val="005102F7"/>
    <w:rsid w:val="00511C10"/>
    <w:rsid w:val="005124B8"/>
    <w:rsid w:val="00512532"/>
    <w:rsid w:val="00512DB3"/>
    <w:rsid w:val="00513287"/>
    <w:rsid w:val="00513860"/>
    <w:rsid w:val="00513FB9"/>
    <w:rsid w:val="005140E8"/>
    <w:rsid w:val="00514330"/>
    <w:rsid w:val="00514624"/>
    <w:rsid w:val="00514E6D"/>
    <w:rsid w:val="005154E8"/>
    <w:rsid w:val="00516807"/>
    <w:rsid w:val="00516811"/>
    <w:rsid w:val="0051696B"/>
    <w:rsid w:val="00516A6D"/>
    <w:rsid w:val="005172CE"/>
    <w:rsid w:val="00520490"/>
    <w:rsid w:val="00520AF4"/>
    <w:rsid w:val="005218E2"/>
    <w:rsid w:val="00521A5A"/>
    <w:rsid w:val="00521FCF"/>
    <w:rsid w:val="00522CCE"/>
    <w:rsid w:val="005232D5"/>
    <w:rsid w:val="005236A7"/>
    <w:rsid w:val="00523B9C"/>
    <w:rsid w:val="00523E8D"/>
    <w:rsid w:val="005244E8"/>
    <w:rsid w:val="00524BCD"/>
    <w:rsid w:val="00525AFE"/>
    <w:rsid w:val="00525F11"/>
    <w:rsid w:val="00526737"/>
    <w:rsid w:val="005268B5"/>
    <w:rsid w:val="00526B4A"/>
    <w:rsid w:val="00526D49"/>
    <w:rsid w:val="005270AD"/>
    <w:rsid w:val="0052713F"/>
    <w:rsid w:val="00527560"/>
    <w:rsid w:val="005275D4"/>
    <w:rsid w:val="00527D95"/>
    <w:rsid w:val="00527FCA"/>
    <w:rsid w:val="005304E3"/>
    <w:rsid w:val="0053073C"/>
    <w:rsid w:val="00530DC7"/>
    <w:rsid w:val="0053164C"/>
    <w:rsid w:val="00531929"/>
    <w:rsid w:val="00531A11"/>
    <w:rsid w:val="0053206C"/>
    <w:rsid w:val="005323C8"/>
    <w:rsid w:val="00532677"/>
    <w:rsid w:val="00532FC7"/>
    <w:rsid w:val="00533DE9"/>
    <w:rsid w:val="005342A0"/>
    <w:rsid w:val="00534781"/>
    <w:rsid w:val="00534E5F"/>
    <w:rsid w:val="005350AB"/>
    <w:rsid w:val="0053515C"/>
    <w:rsid w:val="00535C52"/>
    <w:rsid w:val="00535D89"/>
    <w:rsid w:val="00536C1E"/>
    <w:rsid w:val="00536C4B"/>
    <w:rsid w:val="0053722B"/>
    <w:rsid w:val="00537599"/>
    <w:rsid w:val="00537911"/>
    <w:rsid w:val="00537C4D"/>
    <w:rsid w:val="005402F5"/>
    <w:rsid w:val="0054136A"/>
    <w:rsid w:val="005421EE"/>
    <w:rsid w:val="00542C79"/>
    <w:rsid w:val="00542EF8"/>
    <w:rsid w:val="0054377C"/>
    <w:rsid w:val="005439A6"/>
    <w:rsid w:val="00543B18"/>
    <w:rsid w:val="00543C06"/>
    <w:rsid w:val="00544244"/>
    <w:rsid w:val="005455E6"/>
    <w:rsid w:val="005469B5"/>
    <w:rsid w:val="00546C22"/>
    <w:rsid w:val="00547390"/>
    <w:rsid w:val="00547832"/>
    <w:rsid w:val="00550F59"/>
    <w:rsid w:val="0055129E"/>
    <w:rsid w:val="00551A39"/>
    <w:rsid w:val="00552383"/>
    <w:rsid w:val="00552421"/>
    <w:rsid w:val="0055262C"/>
    <w:rsid w:val="005528D5"/>
    <w:rsid w:val="00552AB5"/>
    <w:rsid w:val="00553614"/>
    <w:rsid w:val="00553992"/>
    <w:rsid w:val="005549D7"/>
    <w:rsid w:val="005549EB"/>
    <w:rsid w:val="00554A05"/>
    <w:rsid w:val="0055505B"/>
    <w:rsid w:val="005557E1"/>
    <w:rsid w:val="00556579"/>
    <w:rsid w:val="00556ABD"/>
    <w:rsid w:val="00556EBB"/>
    <w:rsid w:val="005577F3"/>
    <w:rsid w:val="00557907"/>
    <w:rsid w:val="00557D55"/>
    <w:rsid w:val="005601B5"/>
    <w:rsid w:val="00560225"/>
    <w:rsid w:val="00560D42"/>
    <w:rsid w:val="0056183B"/>
    <w:rsid w:val="0056215F"/>
    <w:rsid w:val="00562441"/>
    <w:rsid w:val="0056263C"/>
    <w:rsid w:val="00562848"/>
    <w:rsid w:val="005628A5"/>
    <w:rsid w:val="00562D5C"/>
    <w:rsid w:val="0056315C"/>
    <w:rsid w:val="00564503"/>
    <w:rsid w:val="00564918"/>
    <w:rsid w:val="00564ADB"/>
    <w:rsid w:val="00565B10"/>
    <w:rsid w:val="00566054"/>
    <w:rsid w:val="00566346"/>
    <w:rsid w:val="00566E7A"/>
    <w:rsid w:val="00566F2C"/>
    <w:rsid w:val="00567309"/>
    <w:rsid w:val="00567665"/>
    <w:rsid w:val="00567D1D"/>
    <w:rsid w:val="00567D6F"/>
    <w:rsid w:val="00570A46"/>
    <w:rsid w:val="00571855"/>
    <w:rsid w:val="00571CF2"/>
    <w:rsid w:val="00572B7B"/>
    <w:rsid w:val="005732E3"/>
    <w:rsid w:val="00573339"/>
    <w:rsid w:val="00573500"/>
    <w:rsid w:val="005737E4"/>
    <w:rsid w:val="005746CB"/>
    <w:rsid w:val="005749BF"/>
    <w:rsid w:val="00574E9C"/>
    <w:rsid w:val="005753F9"/>
    <w:rsid w:val="0057622A"/>
    <w:rsid w:val="00576BDA"/>
    <w:rsid w:val="00576C1D"/>
    <w:rsid w:val="005772CB"/>
    <w:rsid w:val="00577C2F"/>
    <w:rsid w:val="005801A0"/>
    <w:rsid w:val="00580E3E"/>
    <w:rsid w:val="005811EF"/>
    <w:rsid w:val="00581545"/>
    <w:rsid w:val="00581787"/>
    <w:rsid w:val="00581C70"/>
    <w:rsid w:val="00584855"/>
    <w:rsid w:val="00584CB5"/>
    <w:rsid w:val="00584EB6"/>
    <w:rsid w:val="00585286"/>
    <w:rsid w:val="00586294"/>
    <w:rsid w:val="00586838"/>
    <w:rsid w:val="00586887"/>
    <w:rsid w:val="00586FFF"/>
    <w:rsid w:val="005901E0"/>
    <w:rsid w:val="0059046C"/>
    <w:rsid w:val="00590B37"/>
    <w:rsid w:val="00590F2E"/>
    <w:rsid w:val="005921C9"/>
    <w:rsid w:val="005926F7"/>
    <w:rsid w:val="00592728"/>
    <w:rsid w:val="005932D6"/>
    <w:rsid w:val="005938D5"/>
    <w:rsid w:val="00593B88"/>
    <w:rsid w:val="0059453A"/>
    <w:rsid w:val="00594C9B"/>
    <w:rsid w:val="005966F9"/>
    <w:rsid w:val="00596A68"/>
    <w:rsid w:val="00597B4A"/>
    <w:rsid w:val="00597DDA"/>
    <w:rsid w:val="005A0737"/>
    <w:rsid w:val="005A08CD"/>
    <w:rsid w:val="005A1D02"/>
    <w:rsid w:val="005A1D42"/>
    <w:rsid w:val="005A1FDB"/>
    <w:rsid w:val="005A29E0"/>
    <w:rsid w:val="005A3013"/>
    <w:rsid w:val="005A3453"/>
    <w:rsid w:val="005A3709"/>
    <w:rsid w:val="005A383C"/>
    <w:rsid w:val="005A4DD2"/>
    <w:rsid w:val="005A4EF6"/>
    <w:rsid w:val="005A62B6"/>
    <w:rsid w:val="005A6973"/>
    <w:rsid w:val="005A6AE7"/>
    <w:rsid w:val="005A6DD6"/>
    <w:rsid w:val="005A78C5"/>
    <w:rsid w:val="005A796A"/>
    <w:rsid w:val="005A7B7D"/>
    <w:rsid w:val="005A7EAF"/>
    <w:rsid w:val="005B0347"/>
    <w:rsid w:val="005B0766"/>
    <w:rsid w:val="005B08C3"/>
    <w:rsid w:val="005B162B"/>
    <w:rsid w:val="005B1653"/>
    <w:rsid w:val="005B2048"/>
    <w:rsid w:val="005B55FA"/>
    <w:rsid w:val="005B665D"/>
    <w:rsid w:val="005B6942"/>
    <w:rsid w:val="005B73DB"/>
    <w:rsid w:val="005B7D13"/>
    <w:rsid w:val="005C0205"/>
    <w:rsid w:val="005C0FC8"/>
    <w:rsid w:val="005C135A"/>
    <w:rsid w:val="005C1E2F"/>
    <w:rsid w:val="005C21A8"/>
    <w:rsid w:val="005C2410"/>
    <w:rsid w:val="005C2739"/>
    <w:rsid w:val="005C2B52"/>
    <w:rsid w:val="005C3590"/>
    <w:rsid w:val="005C3CA2"/>
    <w:rsid w:val="005C40E8"/>
    <w:rsid w:val="005C4152"/>
    <w:rsid w:val="005C43CE"/>
    <w:rsid w:val="005C4820"/>
    <w:rsid w:val="005C49B4"/>
    <w:rsid w:val="005C5045"/>
    <w:rsid w:val="005C6238"/>
    <w:rsid w:val="005C64E3"/>
    <w:rsid w:val="005C69A6"/>
    <w:rsid w:val="005C6EB0"/>
    <w:rsid w:val="005C746A"/>
    <w:rsid w:val="005D08D9"/>
    <w:rsid w:val="005D0D36"/>
    <w:rsid w:val="005D1644"/>
    <w:rsid w:val="005D1A35"/>
    <w:rsid w:val="005D1B11"/>
    <w:rsid w:val="005D1B7C"/>
    <w:rsid w:val="005D27CA"/>
    <w:rsid w:val="005D30FA"/>
    <w:rsid w:val="005D36E9"/>
    <w:rsid w:val="005D37DC"/>
    <w:rsid w:val="005D3819"/>
    <w:rsid w:val="005D38A2"/>
    <w:rsid w:val="005D3D32"/>
    <w:rsid w:val="005D41A2"/>
    <w:rsid w:val="005D4ECC"/>
    <w:rsid w:val="005D5008"/>
    <w:rsid w:val="005D527C"/>
    <w:rsid w:val="005D548F"/>
    <w:rsid w:val="005D5915"/>
    <w:rsid w:val="005D5D71"/>
    <w:rsid w:val="005D6134"/>
    <w:rsid w:val="005D7960"/>
    <w:rsid w:val="005D7AF7"/>
    <w:rsid w:val="005E03C2"/>
    <w:rsid w:val="005E0433"/>
    <w:rsid w:val="005E0F92"/>
    <w:rsid w:val="005E1216"/>
    <w:rsid w:val="005E1781"/>
    <w:rsid w:val="005E264B"/>
    <w:rsid w:val="005E4C85"/>
    <w:rsid w:val="005E4F7E"/>
    <w:rsid w:val="005E5091"/>
    <w:rsid w:val="005E60D2"/>
    <w:rsid w:val="005E7240"/>
    <w:rsid w:val="005E788F"/>
    <w:rsid w:val="005E7FE7"/>
    <w:rsid w:val="005F0343"/>
    <w:rsid w:val="005F2C34"/>
    <w:rsid w:val="005F2D70"/>
    <w:rsid w:val="005F3825"/>
    <w:rsid w:val="005F3CD2"/>
    <w:rsid w:val="005F5111"/>
    <w:rsid w:val="005F53C1"/>
    <w:rsid w:val="005F592E"/>
    <w:rsid w:val="005F599E"/>
    <w:rsid w:val="005F6595"/>
    <w:rsid w:val="005F65E2"/>
    <w:rsid w:val="005F7687"/>
    <w:rsid w:val="006005DD"/>
    <w:rsid w:val="0060156B"/>
    <w:rsid w:val="00601ED0"/>
    <w:rsid w:val="00601F6F"/>
    <w:rsid w:val="00602447"/>
    <w:rsid w:val="00602B04"/>
    <w:rsid w:val="00603B26"/>
    <w:rsid w:val="006040B8"/>
    <w:rsid w:val="006040DC"/>
    <w:rsid w:val="0060469A"/>
    <w:rsid w:val="00604BE3"/>
    <w:rsid w:val="00604FE5"/>
    <w:rsid w:val="006051DD"/>
    <w:rsid w:val="006053A1"/>
    <w:rsid w:val="00606135"/>
    <w:rsid w:val="006062FB"/>
    <w:rsid w:val="00606A79"/>
    <w:rsid w:val="006071C0"/>
    <w:rsid w:val="0060754F"/>
    <w:rsid w:val="006078C8"/>
    <w:rsid w:val="00607A91"/>
    <w:rsid w:val="00607D74"/>
    <w:rsid w:val="00607D8B"/>
    <w:rsid w:val="00607E0A"/>
    <w:rsid w:val="006111F8"/>
    <w:rsid w:val="00611AF9"/>
    <w:rsid w:val="006122B8"/>
    <w:rsid w:val="006127AC"/>
    <w:rsid w:val="00612A83"/>
    <w:rsid w:val="00612D52"/>
    <w:rsid w:val="00614800"/>
    <w:rsid w:val="00614F35"/>
    <w:rsid w:val="00615A90"/>
    <w:rsid w:val="006165B7"/>
    <w:rsid w:val="00617231"/>
    <w:rsid w:val="0061736C"/>
    <w:rsid w:val="00617980"/>
    <w:rsid w:val="00617CDD"/>
    <w:rsid w:val="00620AE8"/>
    <w:rsid w:val="006211C7"/>
    <w:rsid w:val="00621893"/>
    <w:rsid w:val="00623103"/>
    <w:rsid w:val="00624614"/>
    <w:rsid w:val="00625CAD"/>
    <w:rsid w:val="00626179"/>
    <w:rsid w:val="006263A3"/>
    <w:rsid w:val="006264B6"/>
    <w:rsid w:val="00630016"/>
    <w:rsid w:val="006310AC"/>
    <w:rsid w:val="006320E1"/>
    <w:rsid w:val="00632422"/>
    <w:rsid w:val="006324D7"/>
    <w:rsid w:val="0063268B"/>
    <w:rsid w:val="00633273"/>
    <w:rsid w:val="0063337C"/>
    <w:rsid w:val="006333C1"/>
    <w:rsid w:val="00633729"/>
    <w:rsid w:val="00633DC4"/>
    <w:rsid w:val="00633F8C"/>
    <w:rsid w:val="006343CE"/>
    <w:rsid w:val="006345EA"/>
    <w:rsid w:val="0063513C"/>
    <w:rsid w:val="00635E1A"/>
    <w:rsid w:val="00636B21"/>
    <w:rsid w:val="00636BD1"/>
    <w:rsid w:val="00637089"/>
    <w:rsid w:val="006375F9"/>
    <w:rsid w:val="006379FB"/>
    <w:rsid w:val="00640927"/>
    <w:rsid w:val="00640C12"/>
    <w:rsid w:val="00640C15"/>
    <w:rsid w:val="006413DB"/>
    <w:rsid w:val="0064195A"/>
    <w:rsid w:val="00641D1A"/>
    <w:rsid w:val="0064200D"/>
    <w:rsid w:val="0064301E"/>
    <w:rsid w:val="0064316B"/>
    <w:rsid w:val="006433A1"/>
    <w:rsid w:val="006439E0"/>
    <w:rsid w:val="00643E5E"/>
    <w:rsid w:val="00644FAD"/>
    <w:rsid w:val="00645110"/>
    <w:rsid w:val="006462B9"/>
    <w:rsid w:val="00646F3D"/>
    <w:rsid w:val="0064713A"/>
    <w:rsid w:val="006478B3"/>
    <w:rsid w:val="00647F52"/>
    <w:rsid w:val="0065054B"/>
    <w:rsid w:val="00650CBA"/>
    <w:rsid w:val="0065117D"/>
    <w:rsid w:val="00651864"/>
    <w:rsid w:val="00651C0C"/>
    <w:rsid w:val="006526C2"/>
    <w:rsid w:val="00654A9E"/>
    <w:rsid w:val="006556D6"/>
    <w:rsid w:val="00655F1E"/>
    <w:rsid w:val="006569AE"/>
    <w:rsid w:val="00656F9E"/>
    <w:rsid w:val="006573FC"/>
    <w:rsid w:val="006577E7"/>
    <w:rsid w:val="00657CAD"/>
    <w:rsid w:val="00657E1D"/>
    <w:rsid w:val="00657E9E"/>
    <w:rsid w:val="006604A3"/>
    <w:rsid w:val="00660D5C"/>
    <w:rsid w:val="00661906"/>
    <w:rsid w:val="006622A4"/>
    <w:rsid w:val="00662974"/>
    <w:rsid w:val="0066297B"/>
    <w:rsid w:val="006632A9"/>
    <w:rsid w:val="006633FD"/>
    <w:rsid w:val="00663729"/>
    <w:rsid w:val="0066426A"/>
    <w:rsid w:val="006646D5"/>
    <w:rsid w:val="006654F6"/>
    <w:rsid w:val="00666027"/>
    <w:rsid w:val="00666336"/>
    <w:rsid w:val="006703DB"/>
    <w:rsid w:val="00672286"/>
    <w:rsid w:val="00673839"/>
    <w:rsid w:val="00673CB3"/>
    <w:rsid w:val="00673CBC"/>
    <w:rsid w:val="006743DD"/>
    <w:rsid w:val="0067496A"/>
    <w:rsid w:val="006755AD"/>
    <w:rsid w:val="00675A1D"/>
    <w:rsid w:val="00675EC7"/>
    <w:rsid w:val="00675F06"/>
    <w:rsid w:val="0067631B"/>
    <w:rsid w:val="00676F2F"/>
    <w:rsid w:val="00676F45"/>
    <w:rsid w:val="006771C6"/>
    <w:rsid w:val="00677FE1"/>
    <w:rsid w:val="006807F6"/>
    <w:rsid w:val="00680989"/>
    <w:rsid w:val="00681391"/>
    <w:rsid w:val="006814F0"/>
    <w:rsid w:val="00682087"/>
    <w:rsid w:val="00682B2A"/>
    <w:rsid w:val="00682C91"/>
    <w:rsid w:val="00682E43"/>
    <w:rsid w:val="00682F32"/>
    <w:rsid w:val="006831DA"/>
    <w:rsid w:val="0068331F"/>
    <w:rsid w:val="00683352"/>
    <w:rsid w:val="00683543"/>
    <w:rsid w:val="006837CA"/>
    <w:rsid w:val="00683DD3"/>
    <w:rsid w:val="006846AA"/>
    <w:rsid w:val="006858C8"/>
    <w:rsid w:val="00685A38"/>
    <w:rsid w:val="00686B8B"/>
    <w:rsid w:val="0068743C"/>
    <w:rsid w:val="0068752D"/>
    <w:rsid w:val="00687656"/>
    <w:rsid w:val="00690807"/>
    <w:rsid w:val="006909C8"/>
    <w:rsid w:val="006921AC"/>
    <w:rsid w:val="00692E1C"/>
    <w:rsid w:val="00693B5E"/>
    <w:rsid w:val="00694116"/>
    <w:rsid w:val="00694271"/>
    <w:rsid w:val="00694D5F"/>
    <w:rsid w:val="00694D7D"/>
    <w:rsid w:val="00695346"/>
    <w:rsid w:val="006954B8"/>
    <w:rsid w:val="006954D6"/>
    <w:rsid w:val="00695E8B"/>
    <w:rsid w:val="006961FE"/>
    <w:rsid w:val="00696426"/>
    <w:rsid w:val="006965DB"/>
    <w:rsid w:val="00696C6A"/>
    <w:rsid w:val="006971BD"/>
    <w:rsid w:val="0069720E"/>
    <w:rsid w:val="006976E3"/>
    <w:rsid w:val="006A0586"/>
    <w:rsid w:val="006A07E1"/>
    <w:rsid w:val="006A0D68"/>
    <w:rsid w:val="006A109F"/>
    <w:rsid w:val="006A1D1A"/>
    <w:rsid w:val="006A353E"/>
    <w:rsid w:val="006A399A"/>
    <w:rsid w:val="006A4469"/>
    <w:rsid w:val="006A72DB"/>
    <w:rsid w:val="006A7944"/>
    <w:rsid w:val="006A7970"/>
    <w:rsid w:val="006A79B8"/>
    <w:rsid w:val="006B017B"/>
    <w:rsid w:val="006B02C5"/>
    <w:rsid w:val="006B0B5E"/>
    <w:rsid w:val="006B0C1C"/>
    <w:rsid w:val="006B0DCE"/>
    <w:rsid w:val="006B1662"/>
    <w:rsid w:val="006B1E17"/>
    <w:rsid w:val="006B25A2"/>
    <w:rsid w:val="006B307A"/>
    <w:rsid w:val="006B3149"/>
    <w:rsid w:val="006B3716"/>
    <w:rsid w:val="006B485F"/>
    <w:rsid w:val="006B4953"/>
    <w:rsid w:val="006B4C06"/>
    <w:rsid w:val="006B4CB8"/>
    <w:rsid w:val="006B5209"/>
    <w:rsid w:val="006B531E"/>
    <w:rsid w:val="006B6635"/>
    <w:rsid w:val="006B683F"/>
    <w:rsid w:val="006B6B81"/>
    <w:rsid w:val="006B718A"/>
    <w:rsid w:val="006B7F8F"/>
    <w:rsid w:val="006C01D2"/>
    <w:rsid w:val="006C090F"/>
    <w:rsid w:val="006C0A0D"/>
    <w:rsid w:val="006C0ABD"/>
    <w:rsid w:val="006C141E"/>
    <w:rsid w:val="006C1B47"/>
    <w:rsid w:val="006C1E99"/>
    <w:rsid w:val="006C1F45"/>
    <w:rsid w:val="006C282B"/>
    <w:rsid w:val="006C3219"/>
    <w:rsid w:val="006C3BF9"/>
    <w:rsid w:val="006C3EB3"/>
    <w:rsid w:val="006C445F"/>
    <w:rsid w:val="006C5E1B"/>
    <w:rsid w:val="006C6645"/>
    <w:rsid w:val="006C6A33"/>
    <w:rsid w:val="006C761E"/>
    <w:rsid w:val="006C79F7"/>
    <w:rsid w:val="006C7AB6"/>
    <w:rsid w:val="006C7E10"/>
    <w:rsid w:val="006D0436"/>
    <w:rsid w:val="006D1036"/>
    <w:rsid w:val="006D10DB"/>
    <w:rsid w:val="006D172E"/>
    <w:rsid w:val="006D1861"/>
    <w:rsid w:val="006D1C08"/>
    <w:rsid w:val="006D1DD4"/>
    <w:rsid w:val="006D20EC"/>
    <w:rsid w:val="006D259C"/>
    <w:rsid w:val="006D32C4"/>
    <w:rsid w:val="006D373F"/>
    <w:rsid w:val="006D3FCE"/>
    <w:rsid w:val="006D4107"/>
    <w:rsid w:val="006D42A5"/>
    <w:rsid w:val="006D46DB"/>
    <w:rsid w:val="006D5CC4"/>
    <w:rsid w:val="006D69E8"/>
    <w:rsid w:val="006D6E70"/>
    <w:rsid w:val="006D7061"/>
    <w:rsid w:val="006D7A92"/>
    <w:rsid w:val="006D7D9A"/>
    <w:rsid w:val="006D7F0B"/>
    <w:rsid w:val="006D7F2B"/>
    <w:rsid w:val="006E01B0"/>
    <w:rsid w:val="006E0891"/>
    <w:rsid w:val="006E0BFB"/>
    <w:rsid w:val="006E1719"/>
    <w:rsid w:val="006E36D7"/>
    <w:rsid w:val="006E393C"/>
    <w:rsid w:val="006E5285"/>
    <w:rsid w:val="006E5B10"/>
    <w:rsid w:val="006E6483"/>
    <w:rsid w:val="006E7429"/>
    <w:rsid w:val="006E77FB"/>
    <w:rsid w:val="006E79B6"/>
    <w:rsid w:val="006F033F"/>
    <w:rsid w:val="006F09A8"/>
    <w:rsid w:val="006F1C80"/>
    <w:rsid w:val="006F2141"/>
    <w:rsid w:val="006F2E05"/>
    <w:rsid w:val="006F2F72"/>
    <w:rsid w:val="006F3255"/>
    <w:rsid w:val="006F3CD1"/>
    <w:rsid w:val="006F3D19"/>
    <w:rsid w:val="006F4A58"/>
    <w:rsid w:val="006F50F8"/>
    <w:rsid w:val="006F615C"/>
    <w:rsid w:val="006F78E2"/>
    <w:rsid w:val="006F795B"/>
    <w:rsid w:val="006F7B95"/>
    <w:rsid w:val="006F7CE6"/>
    <w:rsid w:val="006F7D7C"/>
    <w:rsid w:val="007008D6"/>
    <w:rsid w:val="00700B69"/>
    <w:rsid w:val="00701CE9"/>
    <w:rsid w:val="0070328A"/>
    <w:rsid w:val="00703E8A"/>
    <w:rsid w:val="007044D1"/>
    <w:rsid w:val="00704D60"/>
    <w:rsid w:val="007061AA"/>
    <w:rsid w:val="00706208"/>
    <w:rsid w:val="00706B0D"/>
    <w:rsid w:val="00706CA6"/>
    <w:rsid w:val="00706E77"/>
    <w:rsid w:val="00707032"/>
    <w:rsid w:val="007079AE"/>
    <w:rsid w:val="00707B1B"/>
    <w:rsid w:val="00711422"/>
    <w:rsid w:val="007116C6"/>
    <w:rsid w:val="0071220E"/>
    <w:rsid w:val="0071233E"/>
    <w:rsid w:val="007132B5"/>
    <w:rsid w:val="00713936"/>
    <w:rsid w:val="00713C44"/>
    <w:rsid w:val="007143D0"/>
    <w:rsid w:val="00714869"/>
    <w:rsid w:val="00714D3B"/>
    <w:rsid w:val="00714EDC"/>
    <w:rsid w:val="00714F13"/>
    <w:rsid w:val="00715759"/>
    <w:rsid w:val="0071587C"/>
    <w:rsid w:val="00715D11"/>
    <w:rsid w:val="007209E3"/>
    <w:rsid w:val="00721309"/>
    <w:rsid w:val="007216B9"/>
    <w:rsid w:val="00721BB8"/>
    <w:rsid w:val="00722AEA"/>
    <w:rsid w:val="007230F1"/>
    <w:rsid w:val="007236DD"/>
    <w:rsid w:val="00723857"/>
    <w:rsid w:val="007239E8"/>
    <w:rsid w:val="00724158"/>
    <w:rsid w:val="00724739"/>
    <w:rsid w:val="00724D69"/>
    <w:rsid w:val="00724F03"/>
    <w:rsid w:val="00726066"/>
    <w:rsid w:val="00726B9D"/>
    <w:rsid w:val="00727870"/>
    <w:rsid w:val="00730C3E"/>
    <w:rsid w:val="00730C42"/>
    <w:rsid w:val="00730CD9"/>
    <w:rsid w:val="00730F4B"/>
    <w:rsid w:val="00732C92"/>
    <w:rsid w:val="00733DF2"/>
    <w:rsid w:val="00733E42"/>
    <w:rsid w:val="00734F53"/>
    <w:rsid w:val="007354AF"/>
    <w:rsid w:val="00735C7E"/>
    <w:rsid w:val="007362B7"/>
    <w:rsid w:val="007368D1"/>
    <w:rsid w:val="00736A4B"/>
    <w:rsid w:val="00736E7A"/>
    <w:rsid w:val="00737A13"/>
    <w:rsid w:val="00737C1D"/>
    <w:rsid w:val="007407AB"/>
    <w:rsid w:val="007408C1"/>
    <w:rsid w:val="00741093"/>
    <w:rsid w:val="00741E98"/>
    <w:rsid w:val="00741FAF"/>
    <w:rsid w:val="0074359F"/>
    <w:rsid w:val="007435AD"/>
    <w:rsid w:val="00743BAB"/>
    <w:rsid w:val="0074413F"/>
    <w:rsid w:val="007446B9"/>
    <w:rsid w:val="007446BA"/>
    <w:rsid w:val="00744AD0"/>
    <w:rsid w:val="00744D6E"/>
    <w:rsid w:val="007453D1"/>
    <w:rsid w:val="00745691"/>
    <w:rsid w:val="0074636F"/>
    <w:rsid w:val="00746719"/>
    <w:rsid w:val="00746A79"/>
    <w:rsid w:val="00751587"/>
    <w:rsid w:val="00752FF3"/>
    <w:rsid w:val="007534CF"/>
    <w:rsid w:val="00753B4D"/>
    <w:rsid w:val="00753C7D"/>
    <w:rsid w:val="00754DED"/>
    <w:rsid w:val="00757163"/>
    <w:rsid w:val="007576A2"/>
    <w:rsid w:val="007601F8"/>
    <w:rsid w:val="00760BB9"/>
    <w:rsid w:val="00760C49"/>
    <w:rsid w:val="00760C93"/>
    <w:rsid w:val="00760F5A"/>
    <w:rsid w:val="00761247"/>
    <w:rsid w:val="00761279"/>
    <w:rsid w:val="007614BD"/>
    <w:rsid w:val="0076168A"/>
    <w:rsid w:val="00762136"/>
    <w:rsid w:val="00762FE4"/>
    <w:rsid w:val="00763012"/>
    <w:rsid w:val="007635E8"/>
    <w:rsid w:val="0076381A"/>
    <w:rsid w:val="007639A2"/>
    <w:rsid w:val="00767431"/>
    <w:rsid w:val="00767882"/>
    <w:rsid w:val="00767C56"/>
    <w:rsid w:val="00771244"/>
    <w:rsid w:val="00771D6E"/>
    <w:rsid w:val="00771E4A"/>
    <w:rsid w:val="00774B85"/>
    <w:rsid w:val="00775F9F"/>
    <w:rsid w:val="00777071"/>
    <w:rsid w:val="007774D6"/>
    <w:rsid w:val="00780615"/>
    <w:rsid w:val="00780847"/>
    <w:rsid w:val="007808BC"/>
    <w:rsid w:val="00780D2C"/>
    <w:rsid w:val="00780FD7"/>
    <w:rsid w:val="00781213"/>
    <w:rsid w:val="00781264"/>
    <w:rsid w:val="007812CE"/>
    <w:rsid w:val="007813C4"/>
    <w:rsid w:val="00781709"/>
    <w:rsid w:val="007817DB"/>
    <w:rsid w:val="0078247E"/>
    <w:rsid w:val="00782766"/>
    <w:rsid w:val="00783734"/>
    <w:rsid w:val="0078415D"/>
    <w:rsid w:val="0078449F"/>
    <w:rsid w:val="00784501"/>
    <w:rsid w:val="00784849"/>
    <w:rsid w:val="00784DAB"/>
    <w:rsid w:val="00785672"/>
    <w:rsid w:val="007857B2"/>
    <w:rsid w:val="007858A3"/>
    <w:rsid w:val="00786B82"/>
    <w:rsid w:val="00786BB3"/>
    <w:rsid w:val="0078755B"/>
    <w:rsid w:val="00787765"/>
    <w:rsid w:val="00787A17"/>
    <w:rsid w:val="00787D28"/>
    <w:rsid w:val="0079053B"/>
    <w:rsid w:val="007905CF"/>
    <w:rsid w:val="0079120D"/>
    <w:rsid w:val="00791517"/>
    <w:rsid w:val="00791612"/>
    <w:rsid w:val="007920E6"/>
    <w:rsid w:val="00793432"/>
    <w:rsid w:val="00794675"/>
    <w:rsid w:val="00794EB8"/>
    <w:rsid w:val="00794F19"/>
    <w:rsid w:val="00795074"/>
    <w:rsid w:val="00795469"/>
    <w:rsid w:val="007973DD"/>
    <w:rsid w:val="00797930"/>
    <w:rsid w:val="00797A3B"/>
    <w:rsid w:val="00797C58"/>
    <w:rsid w:val="007A0ECE"/>
    <w:rsid w:val="007A11D9"/>
    <w:rsid w:val="007A1268"/>
    <w:rsid w:val="007A17AE"/>
    <w:rsid w:val="007A18ED"/>
    <w:rsid w:val="007A1AC3"/>
    <w:rsid w:val="007A1B86"/>
    <w:rsid w:val="007A1F3F"/>
    <w:rsid w:val="007A2148"/>
    <w:rsid w:val="007A3607"/>
    <w:rsid w:val="007A3D3D"/>
    <w:rsid w:val="007A40F7"/>
    <w:rsid w:val="007A45CA"/>
    <w:rsid w:val="007A5439"/>
    <w:rsid w:val="007A5B85"/>
    <w:rsid w:val="007A6732"/>
    <w:rsid w:val="007A6878"/>
    <w:rsid w:val="007A7444"/>
    <w:rsid w:val="007A7918"/>
    <w:rsid w:val="007B0097"/>
    <w:rsid w:val="007B1987"/>
    <w:rsid w:val="007B19F9"/>
    <w:rsid w:val="007B214B"/>
    <w:rsid w:val="007B2290"/>
    <w:rsid w:val="007B249C"/>
    <w:rsid w:val="007B2A2D"/>
    <w:rsid w:val="007B3C2D"/>
    <w:rsid w:val="007B4743"/>
    <w:rsid w:val="007B48C2"/>
    <w:rsid w:val="007B4962"/>
    <w:rsid w:val="007B54E6"/>
    <w:rsid w:val="007B5A75"/>
    <w:rsid w:val="007B5F3D"/>
    <w:rsid w:val="007B617E"/>
    <w:rsid w:val="007B6294"/>
    <w:rsid w:val="007B66C1"/>
    <w:rsid w:val="007B673E"/>
    <w:rsid w:val="007B695F"/>
    <w:rsid w:val="007B6F42"/>
    <w:rsid w:val="007C026D"/>
    <w:rsid w:val="007C04D9"/>
    <w:rsid w:val="007C0D0F"/>
    <w:rsid w:val="007C1F44"/>
    <w:rsid w:val="007C29EB"/>
    <w:rsid w:val="007C4585"/>
    <w:rsid w:val="007C45D1"/>
    <w:rsid w:val="007C4821"/>
    <w:rsid w:val="007C57F5"/>
    <w:rsid w:val="007C591C"/>
    <w:rsid w:val="007C5B21"/>
    <w:rsid w:val="007C5C31"/>
    <w:rsid w:val="007C6163"/>
    <w:rsid w:val="007C6189"/>
    <w:rsid w:val="007C666E"/>
    <w:rsid w:val="007C69A2"/>
    <w:rsid w:val="007C6C0C"/>
    <w:rsid w:val="007C79E8"/>
    <w:rsid w:val="007D0406"/>
    <w:rsid w:val="007D08C0"/>
    <w:rsid w:val="007D1421"/>
    <w:rsid w:val="007D15EB"/>
    <w:rsid w:val="007D18E0"/>
    <w:rsid w:val="007D1DFE"/>
    <w:rsid w:val="007D1EAD"/>
    <w:rsid w:val="007D2CAE"/>
    <w:rsid w:val="007D3EAE"/>
    <w:rsid w:val="007D482F"/>
    <w:rsid w:val="007D492A"/>
    <w:rsid w:val="007D4B79"/>
    <w:rsid w:val="007D4B92"/>
    <w:rsid w:val="007D4E3D"/>
    <w:rsid w:val="007D5689"/>
    <w:rsid w:val="007D5C22"/>
    <w:rsid w:val="007D6504"/>
    <w:rsid w:val="007D6B52"/>
    <w:rsid w:val="007D7563"/>
    <w:rsid w:val="007D78B7"/>
    <w:rsid w:val="007D7CBC"/>
    <w:rsid w:val="007E0300"/>
    <w:rsid w:val="007E05D1"/>
    <w:rsid w:val="007E0C4F"/>
    <w:rsid w:val="007E0E22"/>
    <w:rsid w:val="007E1354"/>
    <w:rsid w:val="007E14F2"/>
    <w:rsid w:val="007E155F"/>
    <w:rsid w:val="007E163A"/>
    <w:rsid w:val="007E1646"/>
    <w:rsid w:val="007E1786"/>
    <w:rsid w:val="007E19C3"/>
    <w:rsid w:val="007E2219"/>
    <w:rsid w:val="007E3601"/>
    <w:rsid w:val="007E43A9"/>
    <w:rsid w:val="007E4788"/>
    <w:rsid w:val="007E53DE"/>
    <w:rsid w:val="007E5856"/>
    <w:rsid w:val="007E619B"/>
    <w:rsid w:val="007E6275"/>
    <w:rsid w:val="007E62D3"/>
    <w:rsid w:val="007E70EE"/>
    <w:rsid w:val="007E77A7"/>
    <w:rsid w:val="007E7BBF"/>
    <w:rsid w:val="007E7BCD"/>
    <w:rsid w:val="007E7D02"/>
    <w:rsid w:val="007E7F54"/>
    <w:rsid w:val="007F00B6"/>
    <w:rsid w:val="007F0177"/>
    <w:rsid w:val="007F0927"/>
    <w:rsid w:val="007F0BE7"/>
    <w:rsid w:val="007F1920"/>
    <w:rsid w:val="007F1BB2"/>
    <w:rsid w:val="007F2812"/>
    <w:rsid w:val="007F3880"/>
    <w:rsid w:val="007F4352"/>
    <w:rsid w:val="007F458F"/>
    <w:rsid w:val="007F51C2"/>
    <w:rsid w:val="007F5A75"/>
    <w:rsid w:val="007F5ABA"/>
    <w:rsid w:val="007F68BE"/>
    <w:rsid w:val="007F6A57"/>
    <w:rsid w:val="00800215"/>
    <w:rsid w:val="0080038A"/>
    <w:rsid w:val="00800B6A"/>
    <w:rsid w:val="008013AB"/>
    <w:rsid w:val="008021CE"/>
    <w:rsid w:val="0080293E"/>
    <w:rsid w:val="00802D5E"/>
    <w:rsid w:val="0080328A"/>
    <w:rsid w:val="00803ED6"/>
    <w:rsid w:val="00804A25"/>
    <w:rsid w:val="00805414"/>
    <w:rsid w:val="00805CA9"/>
    <w:rsid w:val="008072D2"/>
    <w:rsid w:val="00807CA0"/>
    <w:rsid w:val="00807DAC"/>
    <w:rsid w:val="00807F28"/>
    <w:rsid w:val="008103E2"/>
    <w:rsid w:val="00810924"/>
    <w:rsid w:val="00810FFA"/>
    <w:rsid w:val="008114D2"/>
    <w:rsid w:val="00811511"/>
    <w:rsid w:val="0081193A"/>
    <w:rsid w:val="00812FEC"/>
    <w:rsid w:val="008130AB"/>
    <w:rsid w:val="00814177"/>
    <w:rsid w:val="008145A0"/>
    <w:rsid w:val="0081519B"/>
    <w:rsid w:val="008158D7"/>
    <w:rsid w:val="00816A21"/>
    <w:rsid w:val="00817089"/>
    <w:rsid w:val="00817460"/>
    <w:rsid w:val="0081788F"/>
    <w:rsid w:val="00817DAA"/>
    <w:rsid w:val="00820998"/>
    <w:rsid w:val="008209A8"/>
    <w:rsid w:val="00820BC8"/>
    <w:rsid w:val="00820CA1"/>
    <w:rsid w:val="00820F55"/>
    <w:rsid w:val="0082144F"/>
    <w:rsid w:val="00821B2C"/>
    <w:rsid w:val="00821EA6"/>
    <w:rsid w:val="008222D4"/>
    <w:rsid w:val="00822AB8"/>
    <w:rsid w:val="00822BAA"/>
    <w:rsid w:val="00822E18"/>
    <w:rsid w:val="00824113"/>
    <w:rsid w:val="008246A5"/>
    <w:rsid w:val="0082476C"/>
    <w:rsid w:val="00824D2D"/>
    <w:rsid w:val="0082514D"/>
    <w:rsid w:val="0082539B"/>
    <w:rsid w:val="008253BC"/>
    <w:rsid w:val="008260C6"/>
    <w:rsid w:val="00826212"/>
    <w:rsid w:val="008277B1"/>
    <w:rsid w:val="008279B9"/>
    <w:rsid w:val="00830F85"/>
    <w:rsid w:val="00831A11"/>
    <w:rsid w:val="00831D36"/>
    <w:rsid w:val="0083237E"/>
    <w:rsid w:val="008324FA"/>
    <w:rsid w:val="00832703"/>
    <w:rsid w:val="00832F4A"/>
    <w:rsid w:val="00833617"/>
    <w:rsid w:val="0083458A"/>
    <w:rsid w:val="00835484"/>
    <w:rsid w:val="00835673"/>
    <w:rsid w:val="00835B89"/>
    <w:rsid w:val="00835F4E"/>
    <w:rsid w:val="00837A74"/>
    <w:rsid w:val="00837AD5"/>
    <w:rsid w:val="008406DC"/>
    <w:rsid w:val="00840835"/>
    <w:rsid w:val="00840B58"/>
    <w:rsid w:val="00841081"/>
    <w:rsid w:val="008410A6"/>
    <w:rsid w:val="008414C4"/>
    <w:rsid w:val="0084162D"/>
    <w:rsid w:val="00842461"/>
    <w:rsid w:val="00842D9F"/>
    <w:rsid w:val="008438DA"/>
    <w:rsid w:val="00843FE9"/>
    <w:rsid w:val="008447A3"/>
    <w:rsid w:val="00844EDB"/>
    <w:rsid w:val="00845013"/>
    <w:rsid w:val="0084515D"/>
    <w:rsid w:val="00846071"/>
    <w:rsid w:val="008464AD"/>
    <w:rsid w:val="0084668F"/>
    <w:rsid w:val="00846748"/>
    <w:rsid w:val="0084692A"/>
    <w:rsid w:val="00847004"/>
    <w:rsid w:val="008501B5"/>
    <w:rsid w:val="00850A55"/>
    <w:rsid w:val="00850EEA"/>
    <w:rsid w:val="008513D0"/>
    <w:rsid w:val="00851830"/>
    <w:rsid w:val="00851A95"/>
    <w:rsid w:val="00851AFD"/>
    <w:rsid w:val="0085278B"/>
    <w:rsid w:val="00852DD1"/>
    <w:rsid w:val="00853A7C"/>
    <w:rsid w:val="0085526E"/>
    <w:rsid w:val="008553B0"/>
    <w:rsid w:val="00855BBB"/>
    <w:rsid w:val="00856022"/>
    <w:rsid w:val="00856443"/>
    <w:rsid w:val="008565CD"/>
    <w:rsid w:val="00856E4E"/>
    <w:rsid w:val="00856E82"/>
    <w:rsid w:val="00857276"/>
    <w:rsid w:val="008578AC"/>
    <w:rsid w:val="00860A43"/>
    <w:rsid w:val="00860A74"/>
    <w:rsid w:val="00860ACB"/>
    <w:rsid w:val="00860D60"/>
    <w:rsid w:val="008610FE"/>
    <w:rsid w:val="008616E4"/>
    <w:rsid w:val="00862641"/>
    <w:rsid w:val="008627AE"/>
    <w:rsid w:val="00862D01"/>
    <w:rsid w:val="00863307"/>
    <w:rsid w:val="00863366"/>
    <w:rsid w:val="008635DB"/>
    <w:rsid w:val="008639F7"/>
    <w:rsid w:val="0086486E"/>
    <w:rsid w:val="00864995"/>
    <w:rsid w:val="00865B06"/>
    <w:rsid w:val="00866559"/>
    <w:rsid w:val="00866C98"/>
    <w:rsid w:val="00867A21"/>
    <w:rsid w:val="00870034"/>
    <w:rsid w:val="00870BA9"/>
    <w:rsid w:val="00872192"/>
    <w:rsid w:val="0087282D"/>
    <w:rsid w:val="00872B24"/>
    <w:rsid w:val="00872FC5"/>
    <w:rsid w:val="00873693"/>
    <w:rsid w:val="00873E14"/>
    <w:rsid w:val="00874303"/>
    <w:rsid w:val="00875926"/>
    <w:rsid w:val="00876997"/>
    <w:rsid w:val="00876BDA"/>
    <w:rsid w:val="00876D35"/>
    <w:rsid w:val="00880369"/>
    <w:rsid w:val="008805A7"/>
    <w:rsid w:val="00880CEF"/>
    <w:rsid w:val="008818A8"/>
    <w:rsid w:val="008822CC"/>
    <w:rsid w:val="008835F4"/>
    <w:rsid w:val="00883C3B"/>
    <w:rsid w:val="0088417A"/>
    <w:rsid w:val="0088418F"/>
    <w:rsid w:val="008844F9"/>
    <w:rsid w:val="008846AD"/>
    <w:rsid w:val="008847B4"/>
    <w:rsid w:val="00884966"/>
    <w:rsid w:val="00884E58"/>
    <w:rsid w:val="00884EC5"/>
    <w:rsid w:val="0088518A"/>
    <w:rsid w:val="008861E8"/>
    <w:rsid w:val="00886622"/>
    <w:rsid w:val="008878AB"/>
    <w:rsid w:val="008879CA"/>
    <w:rsid w:val="00891DB1"/>
    <w:rsid w:val="00891DEB"/>
    <w:rsid w:val="008923B3"/>
    <w:rsid w:val="008923F0"/>
    <w:rsid w:val="00892C08"/>
    <w:rsid w:val="008933BF"/>
    <w:rsid w:val="00893CBE"/>
    <w:rsid w:val="00893F00"/>
    <w:rsid w:val="008942E2"/>
    <w:rsid w:val="0089465C"/>
    <w:rsid w:val="00894708"/>
    <w:rsid w:val="00894A3C"/>
    <w:rsid w:val="00895166"/>
    <w:rsid w:val="0089585B"/>
    <w:rsid w:val="00895D9E"/>
    <w:rsid w:val="008966BE"/>
    <w:rsid w:val="00896973"/>
    <w:rsid w:val="008972DD"/>
    <w:rsid w:val="00897302"/>
    <w:rsid w:val="008A19C3"/>
    <w:rsid w:val="008A19C4"/>
    <w:rsid w:val="008A22A1"/>
    <w:rsid w:val="008A23B2"/>
    <w:rsid w:val="008A27EA"/>
    <w:rsid w:val="008A37CB"/>
    <w:rsid w:val="008A3EBE"/>
    <w:rsid w:val="008A3F31"/>
    <w:rsid w:val="008A4946"/>
    <w:rsid w:val="008A7647"/>
    <w:rsid w:val="008B011A"/>
    <w:rsid w:val="008B0D18"/>
    <w:rsid w:val="008B0D46"/>
    <w:rsid w:val="008B12B1"/>
    <w:rsid w:val="008B1943"/>
    <w:rsid w:val="008B25BD"/>
    <w:rsid w:val="008B2B1B"/>
    <w:rsid w:val="008B2B42"/>
    <w:rsid w:val="008B329C"/>
    <w:rsid w:val="008B3BF3"/>
    <w:rsid w:val="008B4350"/>
    <w:rsid w:val="008B4500"/>
    <w:rsid w:val="008B49F4"/>
    <w:rsid w:val="008B4AE5"/>
    <w:rsid w:val="008B4E85"/>
    <w:rsid w:val="008B536A"/>
    <w:rsid w:val="008B5398"/>
    <w:rsid w:val="008B5E28"/>
    <w:rsid w:val="008B6D6E"/>
    <w:rsid w:val="008B7D6F"/>
    <w:rsid w:val="008C026D"/>
    <w:rsid w:val="008C03DF"/>
    <w:rsid w:val="008C079C"/>
    <w:rsid w:val="008C088C"/>
    <w:rsid w:val="008C12DB"/>
    <w:rsid w:val="008C1A25"/>
    <w:rsid w:val="008C1E1D"/>
    <w:rsid w:val="008C1EA8"/>
    <w:rsid w:val="008C2925"/>
    <w:rsid w:val="008C2B64"/>
    <w:rsid w:val="008C3D3D"/>
    <w:rsid w:val="008C48F7"/>
    <w:rsid w:val="008C54E4"/>
    <w:rsid w:val="008C551B"/>
    <w:rsid w:val="008C61A5"/>
    <w:rsid w:val="008C633D"/>
    <w:rsid w:val="008C644D"/>
    <w:rsid w:val="008C7410"/>
    <w:rsid w:val="008C77C8"/>
    <w:rsid w:val="008D14D8"/>
    <w:rsid w:val="008D1560"/>
    <w:rsid w:val="008D1D8B"/>
    <w:rsid w:val="008D1E33"/>
    <w:rsid w:val="008D2363"/>
    <w:rsid w:val="008D29AB"/>
    <w:rsid w:val="008D2D50"/>
    <w:rsid w:val="008D33C6"/>
    <w:rsid w:val="008D398D"/>
    <w:rsid w:val="008D3D75"/>
    <w:rsid w:val="008D3D8A"/>
    <w:rsid w:val="008D4EA1"/>
    <w:rsid w:val="008D4F48"/>
    <w:rsid w:val="008D5212"/>
    <w:rsid w:val="008D5DBE"/>
    <w:rsid w:val="008D6069"/>
    <w:rsid w:val="008D7B39"/>
    <w:rsid w:val="008D7CBB"/>
    <w:rsid w:val="008D7CDB"/>
    <w:rsid w:val="008D7F4E"/>
    <w:rsid w:val="008E0702"/>
    <w:rsid w:val="008E0B32"/>
    <w:rsid w:val="008E0F86"/>
    <w:rsid w:val="008E1AC7"/>
    <w:rsid w:val="008E1EFA"/>
    <w:rsid w:val="008E2067"/>
    <w:rsid w:val="008E2EFD"/>
    <w:rsid w:val="008E31D8"/>
    <w:rsid w:val="008E3772"/>
    <w:rsid w:val="008E39AF"/>
    <w:rsid w:val="008E3A3B"/>
    <w:rsid w:val="008E3B88"/>
    <w:rsid w:val="008E3BBF"/>
    <w:rsid w:val="008E4144"/>
    <w:rsid w:val="008E491A"/>
    <w:rsid w:val="008E4B34"/>
    <w:rsid w:val="008E5765"/>
    <w:rsid w:val="008E6810"/>
    <w:rsid w:val="008E703F"/>
    <w:rsid w:val="008E7ADD"/>
    <w:rsid w:val="008F0117"/>
    <w:rsid w:val="008F02A2"/>
    <w:rsid w:val="008F0AEC"/>
    <w:rsid w:val="008F3956"/>
    <w:rsid w:val="008F39E8"/>
    <w:rsid w:val="008F42AC"/>
    <w:rsid w:val="008F489E"/>
    <w:rsid w:val="008F59BA"/>
    <w:rsid w:val="008F5F9E"/>
    <w:rsid w:val="008F60D2"/>
    <w:rsid w:val="008F6103"/>
    <w:rsid w:val="008F63EB"/>
    <w:rsid w:val="008F6518"/>
    <w:rsid w:val="008F7246"/>
    <w:rsid w:val="00900DC0"/>
    <w:rsid w:val="009016D6"/>
    <w:rsid w:val="00901962"/>
    <w:rsid w:val="00901C1F"/>
    <w:rsid w:val="0090275C"/>
    <w:rsid w:val="00902815"/>
    <w:rsid w:val="00902B10"/>
    <w:rsid w:val="00902CFF"/>
    <w:rsid w:val="00902F04"/>
    <w:rsid w:val="00903B90"/>
    <w:rsid w:val="00903CAF"/>
    <w:rsid w:val="00904451"/>
    <w:rsid w:val="009048E8"/>
    <w:rsid w:val="00905A66"/>
    <w:rsid w:val="00906251"/>
    <w:rsid w:val="00906947"/>
    <w:rsid w:val="00907A63"/>
    <w:rsid w:val="00910AEC"/>
    <w:rsid w:val="00910BB6"/>
    <w:rsid w:val="009130BC"/>
    <w:rsid w:val="00913898"/>
    <w:rsid w:val="00913B38"/>
    <w:rsid w:val="00913EC4"/>
    <w:rsid w:val="00914E48"/>
    <w:rsid w:val="00914F00"/>
    <w:rsid w:val="009155BD"/>
    <w:rsid w:val="00916D5E"/>
    <w:rsid w:val="00917636"/>
    <w:rsid w:val="00917BE5"/>
    <w:rsid w:val="00917CC5"/>
    <w:rsid w:val="00917F97"/>
    <w:rsid w:val="00917FB4"/>
    <w:rsid w:val="00921396"/>
    <w:rsid w:val="00921D8F"/>
    <w:rsid w:val="00921E3A"/>
    <w:rsid w:val="00922340"/>
    <w:rsid w:val="00922349"/>
    <w:rsid w:val="00922663"/>
    <w:rsid w:val="00922ED9"/>
    <w:rsid w:val="00923342"/>
    <w:rsid w:val="00923E95"/>
    <w:rsid w:val="0092421C"/>
    <w:rsid w:val="00924757"/>
    <w:rsid w:val="00924798"/>
    <w:rsid w:val="00924B3A"/>
    <w:rsid w:val="00924E87"/>
    <w:rsid w:val="0092609B"/>
    <w:rsid w:val="00926894"/>
    <w:rsid w:val="009274E9"/>
    <w:rsid w:val="00927CE7"/>
    <w:rsid w:val="00930178"/>
    <w:rsid w:val="00930DE3"/>
    <w:rsid w:val="00930E32"/>
    <w:rsid w:val="00930FF0"/>
    <w:rsid w:val="009313AE"/>
    <w:rsid w:val="0093165A"/>
    <w:rsid w:val="00931F49"/>
    <w:rsid w:val="00933542"/>
    <w:rsid w:val="00933BEF"/>
    <w:rsid w:val="00934292"/>
    <w:rsid w:val="0093464F"/>
    <w:rsid w:val="009348C1"/>
    <w:rsid w:val="00934EA6"/>
    <w:rsid w:val="00935187"/>
    <w:rsid w:val="009351DE"/>
    <w:rsid w:val="0093560F"/>
    <w:rsid w:val="0093669B"/>
    <w:rsid w:val="00936C2D"/>
    <w:rsid w:val="00936DE7"/>
    <w:rsid w:val="0093727A"/>
    <w:rsid w:val="009377D9"/>
    <w:rsid w:val="00937E16"/>
    <w:rsid w:val="00940133"/>
    <w:rsid w:val="009408F4"/>
    <w:rsid w:val="00940D5B"/>
    <w:rsid w:val="009410F9"/>
    <w:rsid w:val="00941BC3"/>
    <w:rsid w:val="00942379"/>
    <w:rsid w:val="009425E8"/>
    <w:rsid w:val="00943FA0"/>
    <w:rsid w:val="00943FBB"/>
    <w:rsid w:val="00944663"/>
    <w:rsid w:val="0094492D"/>
    <w:rsid w:val="00944BC2"/>
    <w:rsid w:val="009456FE"/>
    <w:rsid w:val="00945FD9"/>
    <w:rsid w:val="0094627B"/>
    <w:rsid w:val="00946489"/>
    <w:rsid w:val="00946F79"/>
    <w:rsid w:val="00947042"/>
    <w:rsid w:val="0094738B"/>
    <w:rsid w:val="0095021F"/>
    <w:rsid w:val="00950539"/>
    <w:rsid w:val="00951131"/>
    <w:rsid w:val="0095128B"/>
    <w:rsid w:val="009515CD"/>
    <w:rsid w:val="00951640"/>
    <w:rsid w:val="009516AF"/>
    <w:rsid w:val="00951CD3"/>
    <w:rsid w:val="009538EC"/>
    <w:rsid w:val="00954405"/>
    <w:rsid w:val="00954957"/>
    <w:rsid w:val="00954C8B"/>
    <w:rsid w:val="00954FAF"/>
    <w:rsid w:val="00955289"/>
    <w:rsid w:val="00955A79"/>
    <w:rsid w:val="00956182"/>
    <w:rsid w:val="0095671B"/>
    <w:rsid w:val="00956CB4"/>
    <w:rsid w:val="00956CFD"/>
    <w:rsid w:val="00956F97"/>
    <w:rsid w:val="00957142"/>
    <w:rsid w:val="00957685"/>
    <w:rsid w:val="00957799"/>
    <w:rsid w:val="009600A5"/>
    <w:rsid w:val="00960FCC"/>
    <w:rsid w:val="00961285"/>
    <w:rsid w:val="009617F0"/>
    <w:rsid w:val="00961997"/>
    <w:rsid w:val="00961CEF"/>
    <w:rsid w:val="00961D9B"/>
    <w:rsid w:val="00962D19"/>
    <w:rsid w:val="00963CC0"/>
    <w:rsid w:val="009640F9"/>
    <w:rsid w:val="00964481"/>
    <w:rsid w:val="0096465E"/>
    <w:rsid w:val="00964E46"/>
    <w:rsid w:val="00964F56"/>
    <w:rsid w:val="0096500A"/>
    <w:rsid w:val="0096519D"/>
    <w:rsid w:val="009657FC"/>
    <w:rsid w:val="009665F9"/>
    <w:rsid w:val="00966659"/>
    <w:rsid w:val="00966800"/>
    <w:rsid w:val="0096692A"/>
    <w:rsid w:val="00966F4A"/>
    <w:rsid w:val="00967333"/>
    <w:rsid w:val="009674CA"/>
    <w:rsid w:val="00967A89"/>
    <w:rsid w:val="00967E78"/>
    <w:rsid w:val="0097051B"/>
    <w:rsid w:val="00970CC9"/>
    <w:rsid w:val="00971C28"/>
    <w:rsid w:val="0097227B"/>
    <w:rsid w:val="009733DE"/>
    <w:rsid w:val="00973AEA"/>
    <w:rsid w:val="00973D5D"/>
    <w:rsid w:val="0097519D"/>
    <w:rsid w:val="0097679C"/>
    <w:rsid w:val="00976FCE"/>
    <w:rsid w:val="00977CD3"/>
    <w:rsid w:val="00977D56"/>
    <w:rsid w:val="0098025C"/>
    <w:rsid w:val="00981158"/>
    <w:rsid w:val="00981F79"/>
    <w:rsid w:val="00981FDA"/>
    <w:rsid w:val="009831DD"/>
    <w:rsid w:val="00983739"/>
    <w:rsid w:val="00983BDC"/>
    <w:rsid w:val="00984265"/>
    <w:rsid w:val="0098464B"/>
    <w:rsid w:val="00984C07"/>
    <w:rsid w:val="00984EA6"/>
    <w:rsid w:val="0098517C"/>
    <w:rsid w:val="00985458"/>
    <w:rsid w:val="009854D5"/>
    <w:rsid w:val="0098575E"/>
    <w:rsid w:val="00985768"/>
    <w:rsid w:val="00985B80"/>
    <w:rsid w:val="009866B0"/>
    <w:rsid w:val="00986BB6"/>
    <w:rsid w:val="00986EB6"/>
    <w:rsid w:val="00987239"/>
    <w:rsid w:val="00987301"/>
    <w:rsid w:val="00987D8E"/>
    <w:rsid w:val="009900BB"/>
    <w:rsid w:val="00990971"/>
    <w:rsid w:val="00990C08"/>
    <w:rsid w:val="00991020"/>
    <w:rsid w:val="00991580"/>
    <w:rsid w:val="00991651"/>
    <w:rsid w:val="009919CB"/>
    <w:rsid w:val="00991B63"/>
    <w:rsid w:val="009927E0"/>
    <w:rsid w:val="00992E13"/>
    <w:rsid w:val="0099311D"/>
    <w:rsid w:val="00993616"/>
    <w:rsid w:val="009939FB"/>
    <w:rsid w:val="00993F7E"/>
    <w:rsid w:val="009941C5"/>
    <w:rsid w:val="009950BB"/>
    <w:rsid w:val="0099601A"/>
    <w:rsid w:val="0099719D"/>
    <w:rsid w:val="0099780A"/>
    <w:rsid w:val="00997D4A"/>
    <w:rsid w:val="009A04E1"/>
    <w:rsid w:val="009A0569"/>
    <w:rsid w:val="009A076F"/>
    <w:rsid w:val="009A07F3"/>
    <w:rsid w:val="009A12EF"/>
    <w:rsid w:val="009A1AB0"/>
    <w:rsid w:val="009A2378"/>
    <w:rsid w:val="009A2751"/>
    <w:rsid w:val="009A2B5C"/>
    <w:rsid w:val="009A320C"/>
    <w:rsid w:val="009A3896"/>
    <w:rsid w:val="009A3CCD"/>
    <w:rsid w:val="009A41E1"/>
    <w:rsid w:val="009A4398"/>
    <w:rsid w:val="009A43C1"/>
    <w:rsid w:val="009A4448"/>
    <w:rsid w:val="009A4CF0"/>
    <w:rsid w:val="009A4D5A"/>
    <w:rsid w:val="009A4FFB"/>
    <w:rsid w:val="009A52CD"/>
    <w:rsid w:val="009A5406"/>
    <w:rsid w:val="009A593E"/>
    <w:rsid w:val="009A5E76"/>
    <w:rsid w:val="009A64B1"/>
    <w:rsid w:val="009A6E5C"/>
    <w:rsid w:val="009A7DA0"/>
    <w:rsid w:val="009B0370"/>
    <w:rsid w:val="009B05B1"/>
    <w:rsid w:val="009B0904"/>
    <w:rsid w:val="009B1077"/>
    <w:rsid w:val="009B2A27"/>
    <w:rsid w:val="009B32E2"/>
    <w:rsid w:val="009B33C6"/>
    <w:rsid w:val="009B3B89"/>
    <w:rsid w:val="009B426F"/>
    <w:rsid w:val="009B4FB6"/>
    <w:rsid w:val="009B5245"/>
    <w:rsid w:val="009B58BA"/>
    <w:rsid w:val="009B59C6"/>
    <w:rsid w:val="009B5B4D"/>
    <w:rsid w:val="009B5F24"/>
    <w:rsid w:val="009B6049"/>
    <w:rsid w:val="009B63CF"/>
    <w:rsid w:val="009B678C"/>
    <w:rsid w:val="009B6E47"/>
    <w:rsid w:val="009B74F8"/>
    <w:rsid w:val="009C0168"/>
    <w:rsid w:val="009C03A1"/>
    <w:rsid w:val="009C0708"/>
    <w:rsid w:val="009C0DA6"/>
    <w:rsid w:val="009C1D0E"/>
    <w:rsid w:val="009C2478"/>
    <w:rsid w:val="009C2774"/>
    <w:rsid w:val="009C3714"/>
    <w:rsid w:val="009C3978"/>
    <w:rsid w:val="009C3C48"/>
    <w:rsid w:val="009C4711"/>
    <w:rsid w:val="009C521A"/>
    <w:rsid w:val="009C6668"/>
    <w:rsid w:val="009C68B0"/>
    <w:rsid w:val="009C7B64"/>
    <w:rsid w:val="009D07D7"/>
    <w:rsid w:val="009D1CA7"/>
    <w:rsid w:val="009D209B"/>
    <w:rsid w:val="009D3174"/>
    <w:rsid w:val="009D3C73"/>
    <w:rsid w:val="009D442B"/>
    <w:rsid w:val="009D4FB3"/>
    <w:rsid w:val="009D5E99"/>
    <w:rsid w:val="009D697D"/>
    <w:rsid w:val="009D70CA"/>
    <w:rsid w:val="009D70E3"/>
    <w:rsid w:val="009D779F"/>
    <w:rsid w:val="009D7F38"/>
    <w:rsid w:val="009E06CA"/>
    <w:rsid w:val="009E15F1"/>
    <w:rsid w:val="009E18B4"/>
    <w:rsid w:val="009E26A3"/>
    <w:rsid w:val="009E3556"/>
    <w:rsid w:val="009E38C7"/>
    <w:rsid w:val="009E4665"/>
    <w:rsid w:val="009E4EBA"/>
    <w:rsid w:val="009E50E0"/>
    <w:rsid w:val="009E5810"/>
    <w:rsid w:val="009E5DAF"/>
    <w:rsid w:val="009E601C"/>
    <w:rsid w:val="009E602F"/>
    <w:rsid w:val="009E6890"/>
    <w:rsid w:val="009E6CAD"/>
    <w:rsid w:val="009E7024"/>
    <w:rsid w:val="009E7423"/>
    <w:rsid w:val="009E77BA"/>
    <w:rsid w:val="009E78F8"/>
    <w:rsid w:val="009E7A77"/>
    <w:rsid w:val="009F02FE"/>
    <w:rsid w:val="009F03D8"/>
    <w:rsid w:val="009F10F3"/>
    <w:rsid w:val="009F11C4"/>
    <w:rsid w:val="009F1852"/>
    <w:rsid w:val="009F1E0F"/>
    <w:rsid w:val="009F1E94"/>
    <w:rsid w:val="009F20FA"/>
    <w:rsid w:val="009F247C"/>
    <w:rsid w:val="009F2668"/>
    <w:rsid w:val="009F292A"/>
    <w:rsid w:val="009F3308"/>
    <w:rsid w:val="009F3C90"/>
    <w:rsid w:val="009F4598"/>
    <w:rsid w:val="009F49FB"/>
    <w:rsid w:val="009F4FEE"/>
    <w:rsid w:val="009F5B7E"/>
    <w:rsid w:val="009F5BD4"/>
    <w:rsid w:val="009F606E"/>
    <w:rsid w:val="009F6641"/>
    <w:rsid w:val="009F6811"/>
    <w:rsid w:val="009F6BB2"/>
    <w:rsid w:val="009F7653"/>
    <w:rsid w:val="009F79B8"/>
    <w:rsid w:val="009F7EE4"/>
    <w:rsid w:val="00A00177"/>
    <w:rsid w:val="00A0017A"/>
    <w:rsid w:val="00A00845"/>
    <w:rsid w:val="00A00A6B"/>
    <w:rsid w:val="00A00AC4"/>
    <w:rsid w:val="00A01020"/>
    <w:rsid w:val="00A010AA"/>
    <w:rsid w:val="00A017F9"/>
    <w:rsid w:val="00A01C34"/>
    <w:rsid w:val="00A01DD9"/>
    <w:rsid w:val="00A01FFD"/>
    <w:rsid w:val="00A021A3"/>
    <w:rsid w:val="00A02227"/>
    <w:rsid w:val="00A02695"/>
    <w:rsid w:val="00A02926"/>
    <w:rsid w:val="00A02F1F"/>
    <w:rsid w:val="00A03087"/>
    <w:rsid w:val="00A03E97"/>
    <w:rsid w:val="00A0415A"/>
    <w:rsid w:val="00A0434F"/>
    <w:rsid w:val="00A04514"/>
    <w:rsid w:val="00A04A89"/>
    <w:rsid w:val="00A07AD5"/>
    <w:rsid w:val="00A10806"/>
    <w:rsid w:val="00A11276"/>
    <w:rsid w:val="00A117B1"/>
    <w:rsid w:val="00A11A0B"/>
    <w:rsid w:val="00A1252A"/>
    <w:rsid w:val="00A1283E"/>
    <w:rsid w:val="00A12ADA"/>
    <w:rsid w:val="00A132F5"/>
    <w:rsid w:val="00A140BF"/>
    <w:rsid w:val="00A1468F"/>
    <w:rsid w:val="00A1531A"/>
    <w:rsid w:val="00A1566F"/>
    <w:rsid w:val="00A15707"/>
    <w:rsid w:val="00A16065"/>
    <w:rsid w:val="00A1625C"/>
    <w:rsid w:val="00A164D1"/>
    <w:rsid w:val="00A16787"/>
    <w:rsid w:val="00A206D2"/>
    <w:rsid w:val="00A20845"/>
    <w:rsid w:val="00A20CDA"/>
    <w:rsid w:val="00A21282"/>
    <w:rsid w:val="00A21444"/>
    <w:rsid w:val="00A228AD"/>
    <w:rsid w:val="00A229B4"/>
    <w:rsid w:val="00A22DF9"/>
    <w:rsid w:val="00A2341A"/>
    <w:rsid w:val="00A23C26"/>
    <w:rsid w:val="00A240FA"/>
    <w:rsid w:val="00A244B8"/>
    <w:rsid w:val="00A251E7"/>
    <w:rsid w:val="00A254BE"/>
    <w:rsid w:val="00A2588C"/>
    <w:rsid w:val="00A25C5A"/>
    <w:rsid w:val="00A261BA"/>
    <w:rsid w:val="00A2666A"/>
    <w:rsid w:val="00A26819"/>
    <w:rsid w:val="00A269A4"/>
    <w:rsid w:val="00A26CBA"/>
    <w:rsid w:val="00A27408"/>
    <w:rsid w:val="00A3020D"/>
    <w:rsid w:val="00A30285"/>
    <w:rsid w:val="00A30E67"/>
    <w:rsid w:val="00A3118F"/>
    <w:rsid w:val="00A31273"/>
    <w:rsid w:val="00A31C5D"/>
    <w:rsid w:val="00A32053"/>
    <w:rsid w:val="00A32586"/>
    <w:rsid w:val="00A32C5E"/>
    <w:rsid w:val="00A32FD7"/>
    <w:rsid w:val="00A33405"/>
    <w:rsid w:val="00A336B5"/>
    <w:rsid w:val="00A336FB"/>
    <w:rsid w:val="00A3397F"/>
    <w:rsid w:val="00A33F52"/>
    <w:rsid w:val="00A342DC"/>
    <w:rsid w:val="00A34585"/>
    <w:rsid w:val="00A34CCE"/>
    <w:rsid w:val="00A35044"/>
    <w:rsid w:val="00A35A64"/>
    <w:rsid w:val="00A35AF4"/>
    <w:rsid w:val="00A35F57"/>
    <w:rsid w:val="00A35FCD"/>
    <w:rsid w:val="00A365E5"/>
    <w:rsid w:val="00A36694"/>
    <w:rsid w:val="00A37978"/>
    <w:rsid w:val="00A40284"/>
    <w:rsid w:val="00A4028D"/>
    <w:rsid w:val="00A40D15"/>
    <w:rsid w:val="00A411EC"/>
    <w:rsid w:val="00A41A9A"/>
    <w:rsid w:val="00A41AF4"/>
    <w:rsid w:val="00A41F42"/>
    <w:rsid w:val="00A427E4"/>
    <w:rsid w:val="00A429C8"/>
    <w:rsid w:val="00A43358"/>
    <w:rsid w:val="00A437F1"/>
    <w:rsid w:val="00A4389F"/>
    <w:rsid w:val="00A43DF5"/>
    <w:rsid w:val="00A45321"/>
    <w:rsid w:val="00A46C72"/>
    <w:rsid w:val="00A470E9"/>
    <w:rsid w:val="00A50215"/>
    <w:rsid w:val="00A506FA"/>
    <w:rsid w:val="00A50FD8"/>
    <w:rsid w:val="00A512DD"/>
    <w:rsid w:val="00A513F3"/>
    <w:rsid w:val="00A5151A"/>
    <w:rsid w:val="00A52182"/>
    <w:rsid w:val="00A53289"/>
    <w:rsid w:val="00A53F66"/>
    <w:rsid w:val="00A545A7"/>
    <w:rsid w:val="00A54D51"/>
    <w:rsid w:val="00A54FE9"/>
    <w:rsid w:val="00A54FF3"/>
    <w:rsid w:val="00A55397"/>
    <w:rsid w:val="00A55526"/>
    <w:rsid w:val="00A563EB"/>
    <w:rsid w:val="00A564BF"/>
    <w:rsid w:val="00A56854"/>
    <w:rsid w:val="00A56BBE"/>
    <w:rsid w:val="00A56F64"/>
    <w:rsid w:val="00A57115"/>
    <w:rsid w:val="00A571E3"/>
    <w:rsid w:val="00A57829"/>
    <w:rsid w:val="00A6074E"/>
    <w:rsid w:val="00A608C0"/>
    <w:rsid w:val="00A61062"/>
    <w:rsid w:val="00A61E84"/>
    <w:rsid w:val="00A625AB"/>
    <w:rsid w:val="00A62A0A"/>
    <w:rsid w:val="00A62EFC"/>
    <w:rsid w:val="00A639F6"/>
    <w:rsid w:val="00A6402F"/>
    <w:rsid w:val="00A64841"/>
    <w:rsid w:val="00A648D0"/>
    <w:rsid w:val="00A654F7"/>
    <w:rsid w:val="00A65A33"/>
    <w:rsid w:val="00A65A71"/>
    <w:rsid w:val="00A66D9A"/>
    <w:rsid w:val="00A672F9"/>
    <w:rsid w:val="00A70114"/>
    <w:rsid w:val="00A704F2"/>
    <w:rsid w:val="00A706C0"/>
    <w:rsid w:val="00A70793"/>
    <w:rsid w:val="00A70B8A"/>
    <w:rsid w:val="00A71055"/>
    <w:rsid w:val="00A712BC"/>
    <w:rsid w:val="00A713F5"/>
    <w:rsid w:val="00A717CC"/>
    <w:rsid w:val="00A720F8"/>
    <w:rsid w:val="00A727C5"/>
    <w:rsid w:val="00A72807"/>
    <w:rsid w:val="00A7295D"/>
    <w:rsid w:val="00A73EB9"/>
    <w:rsid w:val="00A73FE2"/>
    <w:rsid w:val="00A7426A"/>
    <w:rsid w:val="00A74617"/>
    <w:rsid w:val="00A74724"/>
    <w:rsid w:val="00A750D8"/>
    <w:rsid w:val="00A75241"/>
    <w:rsid w:val="00A75F6C"/>
    <w:rsid w:val="00A75F83"/>
    <w:rsid w:val="00A763AA"/>
    <w:rsid w:val="00A767E9"/>
    <w:rsid w:val="00A76BC3"/>
    <w:rsid w:val="00A76FE7"/>
    <w:rsid w:val="00A7702E"/>
    <w:rsid w:val="00A773D9"/>
    <w:rsid w:val="00A7746C"/>
    <w:rsid w:val="00A778B8"/>
    <w:rsid w:val="00A77B7D"/>
    <w:rsid w:val="00A77BAE"/>
    <w:rsid w:val="00A81EAA"/>
    <w:rsid w:val="00A82565"/>
    <w:rsid w:val="00A82818"/>
    <w:rsid w:val="00A82AD5"/>
    <w:rsid w:val="00A82E22"/>
    <w:rsid w:val="00A82E49"/>
    <w:rsid w:val="00A83FD1"/>
    <w:rsid w:val="00A855CA"/>
    <w:rsid w:val="00A8593E"/>
    <w:rsid w:val="00A86A4B"/>
    <w:rsid w:val="00A8764A"/>
    <w:rsid w:val="00A901DA"/>
    <w:rsid w:val="00A92E40"/>
    <w:rsid w:val="00A92F15"/>
    <w:rsid w:val="00A934D6"/>
    <w:rsid w:val="00A93AD2"/>
    <w:rsid w:val="00A940DB"/>
    <w:rsid w:val="00A94EE9"/>
    <w:rsid w:val="00A96389"/>
    <w:rsid w:val="00A9679E"/>
    <w:rsid w:val="00A97592"/>
    <w:rsid w:val="00AA18DE"/>
    <w:rsid w:val="00AA1A37"/>
    <w:rsid w:val="00AA2631"/>
    <w:rsid w:val="00AA26B4"/>
    <w:rsid w:val="00AA2935"/>
    <w:rsid w:val="00AA2B98"/>
    <w:rsid w:val="00AA2E24"/>
    <w:rsid w:val="00AA30DD"/>
    <w:rsid w:val="00AA4673"/>
    <w:rsid w:val="00AA6126"/>
    <w:rsid w:val="00AA622D"/>
    <w:rsid w:val="00AA6EB4"/>
    <w:rsid w:val="00AA7A71"/>
    <w:rsid w:val="00AB00DA"/>
    <w:rsid w:val="00AB059B"/>
    <w:rsid w:val="00AB0ABA"/>
    <w:rsid w:val="00AB0BB4"/>
    <w:rsid w:val="00AB117D"/>
    <w:rsid w:val="00AB129B"/>
    <w:rsid w:val="00AB181F"/>
    <w:rsid w:val="00AB1DC0"/>
    <w:rsid w:val="00AB312E"/>
    <w:rsid w:val="00AB3524"/>
    <w:rsid w:val="00AB3EBC"/>
    <w:rsid w:val="00AB3EC5"/>
    <w:rsid w:val="00AB3F84"/>
    <w:rsid w:val="00AB40AF"/>
    <w:rsid w:val="00AB411C"/>
    <w:rsid w:val="00AB44E8"/>
    <w:rsid w:val="00AB523D"/>
    <w:rsid w:val="00AB5765"/>
    <w:rsid w:val="00AB5F3C"/>
    <w:rsid w:val="00AB60F2"/>
    <w:rsid w:val="00AB76CF"/>
    <w:rsid w:val="00AB7D46"/>
    <w:rsid w:val="00AB7F6C"/>
    <w:rsid w:val="00AB7FEB"/>
    <w:rsid w:val="00AC0506"/>
    <w:rsid w:val="00AC05C6"/>
    <w:rsid w:val="00AC0647"/>
    <w:rsid w:val="00AC0F49"/>
    <w:rsid w:val="00AC1194"/>
    <w:rsid w:val="00AC2537"/>
    <w:rsid w:val="00AC2642"/>
    <w:rsid w:val="00AC2959"/>
    <w:rsid w:val="00AC2970"/>
    <w:rsid w:val="00AC3583"/>
    <w:rsid w:val="00AC3B1C"/>
    <w:rsid w:val="00AC4840"/>
    <w:rsid w:val="00AC5CB9"/>
    <w:rsid w:val="00AC6209"/>
    <w:rsid w:val="00AC6998"/>
    <w:rsid w:val="00AC7AF3"/>
    <w:rsid w:val="00AC7E9F"/>
    <w:rsid w:val="00AD01DA"/>
    <w:rsid w:val="00AD1A2A"/>
    <w:rsid w:val="00AD380B"/>
    <w:rsid w:val="00AD4065"/>
    <w:rsid w:val="00AD4409"/>
    <w:rsid w:val="00AD44CC"/>
    <w:rsid w:val="00AD48BC"/>
    <w:rsid w:val="00AD492D"/>
    <w:rsid w:val="00AD52FC"/>
    <w:rsid w:val="00AD5FD9"/>
    <w:rsid w:val="00AD68DF"/>
    <w:rsid w:val="00AD73D2"/>
    <w:rsid w:val="00AD7426"/>
    <w:rsid w:val="00AD74CB"/>
    <w:rsid w:val="00AD756C"/>
    <w:rsid w:val="00AD7F1C"/>
    <w:rsid w:val="00AE00A4"/>
    <w:rsid w:val="00AE078E"/>
    <w:rsid w:val="00AE0AE9"/>
    <w:rsid w:val="00AE0BC4"/>
    <w:rsid w:val="00AE154F"/>
    <w:rsid w:val="00AE23E7"/>
    <w:rsid w:val="00AE2575"/>
    <w:rsid w:val="00AE3897"/>
    <w:rsid w:val="00AE3B34"/>
    <w:rsid w:val="00AE3D59"/>
    <w:rsid w:val="00AE3E85"/>
    <w:rsid w:val="00AE40D0"/>
    <w:rsid w:val="00AE46ED"/>
    <w:rsid w:val="00AE4B1F"/>
    <w:rsid w:val="00AE4B57"/>
    <w:rsid w:val="00AE6014"/>
    <w:rsid w:val="00AE6A05"/>
    <w:rsid w:val="00AF01C7"/>
    <w:rsid w:val="00AF0CC1"/>
    <w:rsid w:val="00AF10A5"/>
    <w:rsid w:val="00AF1280"/>
    <w:rsid w:val="00AF16CB"/>
    <w:rsid w:val="00AF1E3A"/>
    <w:rsid w:val="00AF20AF"/>
    <w:rsid w:val="00AF267C"/>
    <w:rsid w:val="00AF2ADD"/>
    <w:rsid w:val="00AF2C9B"/>
    <w:rsid w:val="00AF3268"/>
    <w:rsid w:val="00AF37C8"/>
    <w:rsid w:val="00AF382A"/>
    <w:rsid w:val="00AF4C59"/>
    <w:rsid w:val="00AF5395"/>
    <w:rsid w:val="00AF6C2B"/>
    <w:rsid w:val="00AF6CA8"/>
    <w:rsid w:val="00AF70E0"/>
    <w:rsid w:val="00B00757"/>
    <w:rsid w:val="00B00C1D"/>
    <w:rsid w:val="00B00F57"/>
    <w:rsid w:val="00B0126B"/>
    <w:rsid w:val="00B0172E"/>
    <w:rsid w:val="00B01D2D"/>
    <w:rsid w:val="00B02616"/>
    <w:rsid w:val="00B0378D"/>
    <w:rsid w:val="00B03836"/>
    <w:rsid w:val="00B04B59"/>
    <w:rsid w:val="00B04ED9"/>
    <w:rsid w:val="00B05786"/>
    <w:rsid w:val="00B05D20"/>
    <w:rsid w:val="00B05D5F"/>
    <w:rsid w:val="00B06089"/>
    <w:rsid w:val="00B06B62"/>
    <w:rsid w:val="00B07CC4"/>
    <w:rsid w:val="00B10544"/>
    <w:rsid w:val="00B105E8"/>
    <w:rsid w:val="00B1383D"/>
    <w:rsid w:val="00B13E57"/>
    <w:rsid w:val="00B1475F"/>
    <w:rsid w:val="00B14CA9"/>
    <w:rsid w:val="00B14FEF"/>
    <w:rsid w:val="00B15A02"/>
    <w:rsid w:val="00B1704D"/>
    <w:rsid w:val="00B178F4"/>
    <w:rsid w:val="00B17C8A"/>
    <w:rsid w:val="00B17CBB"/>
    <w:rsid w:val="00B21259"/>
    <w:rsid w:val="00B218FD"/>
    <w:rsid w:val="00B21D17"/>
    <w:rsid w:val="00B22373"/>
    <w:rsid w:val="00B223A9"/>
    <w:rsid w:val="00B2250D"/>
    <w:rsid w:val="00B227DC"/>
    <w:rsid w:val="00B2283C"/>
    <w:rsid w:val="00B22968"/>
    <w:rsid w:val="00B23523"/>
    <w:rsid w:val="00B23974"/>
    <w:rsid w:val="00B23A71"/>
    <w:rsid w:val="00B24518"/>
    <w:rsid w:val="00B24A0D"/>
    <w:rsid w:val="00B24A1C"/>
    <w:rsid w:val="00B25110"/>
    <w:rsid w:val="00B253C4"/>
    <w:rsid w:val="00B25504"/>
    <w:rsid w:val="00B257E3"/>
    <w:rsid w:val="00B268DF"/>
    <w:rsid w:val="00B26E3F"/>
    <w:rsid w:val="00B2798F"/>
    <w:rsid w:val="00B27A2A"/>
    <w:rsid w:val="00B32B29"/>
    <w:rsid w:val="00B32BE0"/>
    <w:rsid w:val="00B335D5"/>
    <w:rsid w:val="00B33DFD"/>
    <w:rsid w:val="00B342E0"/>
    <w:rsid w:val="00B343C7"/>
    <w:rsid w:val="00B34E43"/>
    <w:rsid w:val="00B35B67"/>
    <w:rsid w:val="00B35E41"/>
    <w:rsid w:val="00B36761"/>
    <w:rsid w:val="00B367E3"/>
    <w:rsid w:val="00B36A40"/>
    <w:rsid w:val="00B36BDF"/>
    <w:rsid w:val="00B372D7"/>
    <w:rsid w:val="00B3783A"/>
    <w:rsid w:val="00B37D15"/>
    <w:rsid w:val="00B37EC1"/>
    <w:rsid w:val="00B4076A"/>
    <w:rsid w:val="00B40B87"/>
    <w:rsid w:val="00B40D7D"/>
    <w:rsid w:val="00B4167F"/>
    <w:rsid w:val="00B41978"/>
    <w:rsid w:val="00B42090"/>
    <w:rsid w:val="00B4326F"/>
    <w:rsid w:val="00B43326"/>
    <w:rsid w:val="00B4357F"/>
    <w:rsid w:val="00B4433A"/>
    <w:rsid w:val="00B44CD5"/>
    <w:rsid w:val="00B44F05"/>
    <w:rsid w:val="00B44FE2"/>
    <w:rsid w:val="00B45063"/>
    <w:rsid w:val="00B4574F"/>
    <w:rsid w:val="00B45857"/>
    <w:rsid w:val="00B45E28"/>
    <w:rsid w:val="00B4614F"/>
    <w:rsid w:val="00B46328"/>
    <w:rsid w:val="00B46395"/>
    <w:rsid w:val="00B46535"/>
    <w:rsid w:val="00B4667B"/>
    <w:rsid w:val="00B46F57"/>
    <w:rsid w:val="00B473DF"/>
    <w:rsid w:val="00B47E73"/>
    <w:rsid w:val="00B47EA4"/>
    <w:rsid w:val="00B50033"/>
    <w:rsid w:val="00B5003E"/>
    <w:rsid w:val="00B501EA"/>
    <w:rsid w:val="00B50308"/>
    <w:rsid w:val="00B50FF6"/>
    <w:rsid w:val="00B5137A"/>
    <w:rsid w:val="00B51E7A"/>
    <w:rsid w:val="00B51EBE"/>
    <w:rsid w:val="00B5212F"/>
    <w:rsid w:val="00B525C6"/>
    <w:rsid w:val="00B526EF"/>
    <w:rsid w:val="00B53A99"/>
    <w:rsid w:val="00B542F0"/>
    <w:rsid w:val="00B56D23"/>
    <w:rsid w:val="00B56E64"/>
    <w:rsid w:val="00B56EFF"/>
    <w:rsid w:val="00B574A2"/>
    <w:rsid w:val="00B57AD9"/>
    <w:rsid w:val="00B60369"/>
    <w:rsid w:val="00B613B0"/>
    <w:rsid w:val="00B6153C"/>
    <w:rsid w:val="00B6164B"/>
    <w:rsid w:val="00B621D3"/>
    <w:rsid w:val="00B624ED"/>
    <w:rsid w:val="00B631D1"/>
    <w:rsid w:val="00B632AA"/>
    <w:rsid w:val="00B63706"/>
    <w:rsid w:val="00B63B0D"/>
    <w:rsid w:val="00B63FC7"/>
    <w:rsid w:val="00B6458F"/>
    <w:rsid w:val="00B650FF"/>
    <w:rsid w:val="00B655DB"/>
    <w:rsid w:val="00B65907"/>
    <w:rsid w:val="00B664CF"/>
    <w:rsid w:val="00B67178"/>
    <w:rsid w:val="00B672A3"/>
    <w:rsid w:val="00B6771D"/>
    <w:rsid w:val="00B67828"/>
    <w:rsid w:val="00B678EE"/>
    <w:rsid w:val="00B67F9B"/>
    <w:rsid w:val="00B70B29"/>
    <w:rsid w:val="00B715D5"/>
    <w:rsid w:val="00B71A4A"/>
    <w:rsid w:val="00B72A84"/>
    <w:rsid w:val="00B731EE"/>
    <w:rsid w:val="00B7538D"/>
    <w:rsid w:val="00B753B9"/>
    <w:rsid w:val="00B754CB"/>
    <w:rsid w:val="00B754D8"/>
    <w:rsid w:val="00B75965"/>
    <w:rsid w:val="00B769CF"/>
    <w:rsid w:val="00B76D69"/>
    <w:rsid w:val="00B7755E"/>
    <w:rsid w:val="00B801D9"/>
    <w:rsid w:val="00B809B0"/>
    <w:rsid w:val="00B80C1D"/>
    <w:rsid w:val="00B80E67"/>
    <w:rsid w:val="00B81590"/>
    <w:rsid w:val="00B816D0"/>
    <w:rsid w:val="00B81DEF"/>
    <w:rsid w:val="00B81EA6"/>
    <w:rsid w:val="00B821BB"/>
    <w:rsid w:val="00B8326D"/>
    <w:rsid w:val="00B83F24"/>
    <w:rsid w:val="00B84169"/>
    <w:rsid w:val="00B84875"/>
    <w:rsid w:val="00B84D4A"/>
    <w:rsid w:val="00B84F5E"/>
    <w:rsid w:val="00B85300"/>
    <w:rsid w:val="00B8557F"/>
    <w:rsid w:val="00B85704"/>
    <w:rsid w:val="00B857E3"/>
    <w:rsid w:val="00B85A0C"/>
    <w:rsid w:val="00B86323"/>
    <w:rsid w:val="00B86A28"/>
    <w:rsid w:val="00B86FCD"/>
    <w:rsid w:val="00B87C2B"/>
    <w:rsid w:val="00B9041D"/>
    <w:rsid w:val="00B91729"/>
    <w:rsid w:val="00B93347"/>
    <w:rsid w:val="00B93536"/>
    <w:rsid w:val="00B93FB6"/>
    <w:rsid w:val="00B950E8"/>
    <w:rsid w:val="00B95CA9"/>
    <w:rsid w:val="00B9609B"/>
    <w:rsid w:val="00B9624C"/>
    <w:rsid w:val="00B968A5"/>
    <w:rsid w:val="00B97E3A"/>
    <w:rsid w:val="00B97F99"/>
    <w:rsid w:val="00BA0282"/>
    <w:rsid w:val="00BA0C0C"/>
    <w:rsid w:val="00BA0F16"/>
    <w:rsid w:val="00BA102C"/>
    <w:rsid w:val="00BA133B"/>
    <w:rsid w:val="00BA1819"/>
    <w:rsid w:val="00BA2030"/>
    <w:rsid w:val="00BA54C9"/>
    <w:rsid w:val="00BA5567"/>
    <w:rsid w:val="00BA59DE"/>
    <w:rsid w:val="00BA5CF5"/>
    <w:rsid w:val="00BA5EB6"/>
    <w:rsid w:val="00BA631D"/>
    <w:rsid w:val="00BA7BE3"/>
    <w:rsid w:val="00BA7E65"/>
    <w:rsid w:val="00BB12F0"/>
    <w:rsid w:val="00BB1C3C"/>
    <w:rsid w:val="00BB1F81"/>
    <w:rsid w:val="00BB2434"/>
    <w:rsid w:val="00BB2457"/>
    <w:rsid w:val="00BB315C"/>
    <w:rsid w:val="00BB33BD"/>
    <w:rsid w:val="00BB3416"/>
    <w:rsid w:val="00BB3B4B"/>
    <w:rsid w:val="00BB3B6E"/>
    <w:rsid w:val="00BB4BD8"/>
    <w:rsid w:val="00BB5406"/>
    <w:rsid w:val="00BB5EE4"/>
    <w:rsid w:val="00BB633F"/>
    <w:rsid w:val="00BB68A4"/>
    <w:rsid w:val="00BB6AF8"/>
    <w:rsid w:val="00BB6F59"/>
    <w:rsid w:val="00BB6F92"/>
    <w:rsid w:val="00BB7020"/>
    <w:rsid w:val="00BB7115"/>
    <w:rsid w:val="00BB7401"/>
    <w:rsid w:val="00BB745D"/>
    <w:rsid w:val="00BB76BE"/>
    <w:rsid w:val="00BC0042"/>
    <w:rsid w:val="00BC0AA0"/>
    <w:rsid w:val="00BC131B"/>
    <w:rsid w:val="00BC136A"/>
    <w:rsid w:val="00BC13FA"/>
    <w:rsid w:val="00BC15C3"/>
    <w:rsid w:val="00BC1716"/>
    <w:rsid w:val="00BC1B15"/>
    <w:rsid w:val="00BC235D"/>
    <w:rsid w:val="00BC29B3"/>
    <w:rsid w:val="00BC2A2B"/>
    <w:rsid w:val="00BC3118"/>
    <w:rsid w:val="00BC3DB9"/>
    <w:rsid w:val="00BC3E19"/>
    <w:rsid w:val="00BC3F07"/>
    <w:rsid w:val="00BC424E"/>
    <w:rsid w:val="00BC4878"/>
    <w:rsid w:val="00BC498E"/>
    <w:rsid w:val="00BC579C"/>
    <w:rsid w:val="00BC6234"/>
    <w:rsid w:val="00BC6952"/>
    <w:rsid w:val="00BC6EA3"/>
    <w:rsid w:val="00BC79C7"/>
    <w:rsid w:val="00BC7B58"/>
    <w:rsid w:val="00BD01C0"/>
    <w:rsid w:val="00BD02F0"/>
    <w:rsid w:val="00BD061A"/>
    <w:rsid w:val="00BD0791"/>
    <w:rsid w:val="00BD10BE"/>
    <w:rsid w:val="00BD22D7"/>
    <w:rsid w:val="00BD2BE7"/>
    <w:rsid w:val="00BD2DEC"/>
    <w:rsid w:val="00BD3177"/>
    <w:rsid w:val="00BD3BF7"/>
    <w:rsid w:val="00BD3DEE"/>
    <w:rsid w:val="00BD467D"/>
    <w:rsid w:val="00BD4720"/>
    <w:rsid w:val="00BD483D"/>
    <w:rsid w:val="00BD49DB"/>
    <w:rsid w:val="00BD4F8B"/>
    <w:rsid w:val="00BD5172"/>
    <w:rsid w:val="00BD553E"/>
    <w:rsid w:val="00BD6251"/>
    <w:rsid w:val="00BD63CE"/>
    <w:rsid w:val="00BD6705"/>
    <w:rsid w:val="00BD74DB"/>
    <w:rsid w:val="00BE08D1"/>
    <w:rsid w:val="00BE0EDA"/>
    <w:rsid w:val="00BE10DE"/>
    <w:rsid w:val="00BE1977"/>
    <w:rsid w:val="00BE1ACC"/>
    <w:rsid w:val="00BE1D9F"/>
    <w:rsid w:val="00BE21E0"/>
    <w:rsid w:val="00BE2451"/>
    <w:rsid w:val="00BE24BA"/>
    <w:rsid w:val="00BE2BA7"/>
    <w:rsid w:val="00BE2C80"/>
    <w:rsid w:val="00BE34A3"/>
    <w:rsid w:val="00BE3586"/>
    <w:rsid w:val="00BE3D12"/>
    <w:rsid w:val="00BE415E"/>
    <w:rsid w:val="00BE4497"/>
    <w:rsid w:val="00BE4FE7"/>
    <w:rsid w:val="00BE56C8"/>
    <w:rsid w:val="00BE57C0"/>
    <w:rsid w:val="00BE67A6"/>
    <w:rsid w:val="00BE6BC2"/>
    <w:rsid w:val="00BE7BBE"/>
    <w:rsid w:val="00BE7C43"/>
    <w:rsid w:val="00BE7E6A"/>
    <w:rsid w:val="00BF04A3"/>
    <w:rsid w:val="00BF14F8"/>
    <w:rsid w:val="00BF19B4"/>
    <w:rsid w:val="00BF4877"/>
    <w:rsid w:val="00BF54F6"/>
    <w:rsid w:val="00BF5F30"/>
    <w:rsid w:val="00BF6853"/>
    <w:rsid w:val="00BF6DEB"/>
    <w:rsid w:val="00BF6EBA"/>
    <w:rsid w:val="00BF72DB"/>
    <w:rsid w:val="00BF75C2"/>
    <w:rsid w:val="00C00E80"/>
    <w:rsid w:val="00C010D4"/>
    <w:rsid w:val="00C01C39"/>
    <w:rsid w:val="00C01C55"/>
    <w:rsid w:val="00C024A5"/>
    <w:rsid w:val="00C025DC"/>
    <w:rsid w:val="00C03468"/>
    <w:rsid w:val="00C03478"/>
    <w:rsid w:val="00C034B4"/>
    <w:rsid w:val="00C038CE"/>
    <w:rsid w:val="00C050D3"/>
    <w:rsid w:val="00C05274"/>
    <w:rsid w:val="00C0583F"/>
    <w:rsid w:val="00C05CFA"/>
    <w:rsid w:val="00C062AC"/>
    <w:rsid w:val="00C07E33"/>
    <w:rsid w:val="00C1049A"/>
    <w:rsid w:val="00C10AA4"/>
    <w:rsid w:val="00C10EC1"/>
    <w:rsid w:val="00C1158E"/>
    <w:rsid w:val="00C1186C"/>
    <w:rsid w:val="00C1199B"/>
    <w:rsid w:val="00C119D4"/>
    <w:rsid w:val="00C12587"/>
    <w:rsid w:val="00C12B3E"/>
    <w:rsid w:val="00C12FFE"/>
    <w:rsid w:val="00C13BE5"/>
    <w:rsid w:val="00C14222"/>
    <w:rsid w:val="00C145D7"/>
    <w:rsid w:val="00C153A2"/>
    <w:rsid w:val="00C160EA"/>
    <w:rsid w:val="00C16B4C"/>
    <w:rsid w:val="00C171F8"/>
    <w:rsid w:val="00C17832"/>
    <w:rsid w:val="00C17C63"/>
    <w:rsid w:val="00C2109D"/>
    <w:rsid w:val="00C21A26"/>
    <w:rsid w:val="00C21C31"/>
    <w:rsid w:val="00C21EA3"/>
    <w:rsid w:val="00C21F0E"/>
    <w:rsid w:val="00C21FA3"/>
    <w:rsid w:val="00C22160"/>
    <w:rsid w:val="00C22820"/>
    <w:rsid w:val="00C229AB"/>
    <w:rsid w:val="00C23BB8"/>
    <w:rsid w:val="00C23BCF"/>
    <w:rsid w:val="00C24EE4"/>
    <w:rsid w:val="00C252A4"/>
    <w:rsid w:val="00C2563D"/>
    <w:rsid w:val="00C2575D"/>
    <w:rsid w:val="00C267EC"/>
    <w:rsid w:val="00C273B1"/>
    <w:rsid w:val="00C27883"/>
    <w:rsid w:val="00C27FE6"/>
    <w:rsid w:val="00C30426"/>
    <w:rsid w:val="00C306DD"/>
    <w:rsid w:val="00C3136A"/>
    <w:rsid w:val="00C3146A"/>
    <w:rsid w:val="00C32182"/>
    <w:rsid w:val="00C32580"/>
    <w:rsid w:val="00C3341F"/>
    <w:rsid w:val="00C3347D"/>
    <w:rsid w:val="00C339D7"/>
    <w:rsid w:val="00C33D12"/>
    <w:rsid w:val="00C34CD2"/>
    <w:rsid w:val="00C35399"/>
    <w:rsid w:val="00C36811"/>
    <w:rsid w:val="00C37031"/>
    <w:rsid w:val="00C37460"/>
    <w:rsid w:val="00C37773"/>
    <w:rsid w:val="00C37F10"/>
    <w:rsid w:val="00C40063"/>
    <w:rsid w:val="00C4132A"/>
    <w:rsid w:val="00C41B7E"/>
    <w:rsid w:val="00C427C0"/>
    <w:rsid w:val="00C42A14"/>
    <w:rsid w:val="00C42B45"/>
    <w:rsid w:val="00C42DAF"/>
    <w:rsid w:val="00C43406"/>
    <w:rsid w:val="00C4393A"/>
    <w:rsid w:val="00C43A4C"/>
    <w:rsid w:val="00C43DF0"/>
    <w:rsid w:val="00C43FAE"/>
    <w:rsid w:val="00C44FA3"/>
    <w:rsid w:val="00C4508C"/>
    <w:rsid w:val="00C456A7"/>
    <w:rsid w:val="00C4619A"/>
    <w:rsid w:val="00C46972"/>
    <w:rsid w:val="00C473CF"/>
    <w:rsid w:val="00C47951"/>
    <w:rsid w:val="00C47B2C"/>
    <w:rsid w:val="00C50CAD"/>
    <w:rsid w:val="00C51394"/>
    <w:rsid w:val="00C518F3"/>
    <w:rsid w:val="00C533DE"/>
    <w:rsid w:val="00C54E60"/>
    <w:rsid w:val="00C552F7"/>
    <w:rsid w:val="00C553D0"/>
    <w:rsid w:val="00C5544C"/>
    <w:rsid w:val="00C55A91"/>
    <w:rsid w:val="00C55C0B"/>
    <w:rsid w:val="00C561FA"/>
    <w:rsid w:val="00C57753"/>
    <w:rsid w:val="00C579DB"/>
    <w:rsid w:val="00C57A75"/>
    <w:rsid w:val="00C60065"/>
    <w:rsid w:val="00C60390"/>
    <w:rsid w:val="00C61040"/>
    <w:rsid w:val="00C62158"/>
    <w:rsid w:val="00C622B8"/>
    <w:rsid w:val="00C64053"/>
    <w:rsid w:val="00C654A2"/>
    <w:rsid w:val="00C65BD5"/>
    <w:rsid w:val="00C6666B"/>
    <w:rsid w:val="00C66BF4"/>
    <w:rsid w:val="00C67074"/>
    <w:rsid w:val="00C67294"/>
    <w:rsid w:val="00C67989"/>
    <w:rsid w:val="00C7002A"/>
    <w:rsid w:val="00C70C22"/>
    <w:rsid w:val="00C7124E"/>
    <w:rsid w:val="00C71466"/>
    <w:rsid w:val="00C7153A"/>
    <w:rsid w:val="00C719BD"/>
    <w:rsid w:val="00C72673"/>
    <w:rsid w:val="00C72C8B"/>
    <w:rsid w:val="00C7470B"/>
    <w:rsid w:val="00C74770"/>
    <w:rsid w:val="00C75040"/>
    <w:rsid w:val="00C757B1"/>
    <w:rsid w:val="00C776BF"/>
    <w:rsid w:val="00C77D8A"/>
    <w:rsid w:val="00C77F90"/>
    <w:rsid w:val="00C802EB"/>
    <w:rsid w:val="00C804B9"/>
    <w:rsid w:val="00C80522"/>
    <w:rsid w:val="00C807EC"/>
    <w:rsid w:val="00C80AB8"/>
    <w:rsid w:val="00C80AE9"/>
    <w:rsid w:val="00C81B28"/>
    <w:rsid w:val="00C81D8A"/>
    <w:rsid w:val="00C82075"/>
    <w:rsid w:val="00C822E1"/>
    <w:rsid w:val="00C83B90"/>
    <w:rsid w:val="00C845BB"/>
    <w:rsid w:val="00C84605"/>
    <w:rsid w:val="00C84E26"/>
    <w:rsid w:val="00C8508F"/>
    <w:rsid w:val="00C855CC"/>
    <w:rsid w:val="00C85686"/>
    <w:rsid w:val="00C85918"/>
    <w:rsid w:val="00C860C6"/>
    <w:rsid w:val="00C8611C"/>
    <w:rsid w:val="00C866DE"/>
    <w:rsid w:val="00C87A17"/>
    <w:rsid w:val="00C902F9"/>
    <w:rsid w:val="00C90912"/>
    <w:rsid w:val="00C91197"/>
    <w:rsid w:val="00C91A65"/>
    <w:rsid w:val="00C925CC"/>
    <w:rsid w:val="00C92E50"/>
    <w:rsid w:val="00C930E8"/>
    <w:rsid w:val="00C932D9"/>
    <w:rsid w:val="00C93407"/>
    <w:rsid w:val="00C93857"/>
    <w:rsid w:val="00C93A41"/>
    <w:rsid w:val="00C94C7F"/>
    <w:rsid w:val="00C94CC3"/>
    <w:rsid w:val="00C9578C"/>
    <w:rsid w:val="00C95EC0"/>
    <w:rsid w:val="00C96587"/>
    <w:rsid w:val="00C968E3"/>
    <w:rsid w:val="00C97217"/>
    <w:rsid w:val="00C97555"/>
    <w:rsid w:val="00C9772F"/>
    <w:rsid w:val="00C97B0F"/>
    <w:rsid w:val="00CA01B0"/>
    <w:rsid w:val="00CA0B22"/>
    <w:rsid w:val="00CA0CA2"/>
    <w:rsid w:val="00CA1A6F"/>
    <w:rsid w:val="00CA1EA6"/>
    <w:rsid w:val="00CA2197"/>
    <w:rsid w:val="00CA34A8"/>
    <w:rsid w:val="00CA34EA"/>
    <w:rsid w:val="00CA351B"/>
    <w:rsid w:val="00CA369B"/>
    <w:rsid w:val="00CA3F10"/>
    <w:rsid w:val="00CA4CC7"/>
    <w:rsid w:val="00CA4D29"/>
    <w:rsid w:val="00CA57CE"/>
    <w:rsid w:val="00CA5BF3"/>
    <w:rsid w:val="00CA5D67"/>
    <w:rsid w:val="00CA5FF3"/>
    <w:rsid w:val="00CA6618"/>
    <w:rsid w:val="00CA6B19"/>
    <w:rsid w:val="00CA6C75"/>
    <w:rsid w:val="00CB00AD"/>
    <w:rsid w:val="00CB0842"/>
    <w:rsid w:val="00CB1BBC"/>
    <w:rsid w:val="00CB2117"/>
    <w:rsid w:val="00CB227F"/>
    <w:rsid w:val="00CB230B"/>
    <w:rsid w:val="00CB2AEC"/>
    <w:rsid w:val="00CB2E03"/>
    <w:rsid w:val="00CB3396"/>
    <w:rsid w:val="00CB3CDB"/>
    <w:rsid w:val="00CB4053"/>
    <w:rsid w:val="00CB45E1"/>
    <w:rsid w:val="00CB4C8B"/>
    <w:rsid w:val="00CB503A"/>
    <w:rsid w:val="00CB58FF"/>
    <w:rsid w:val="00CB6D57"/>
    <w:rsid w:val="00CB739E"/>
    <w:rsid w:val="00CB780C"/>
    <w:rsid w:val="00CC00A8"/>
    <w:rsid w:val="00CC0664"/>
    <w:rsid w:val="00CC0A23"/>
    <w:rsid w:val="00CC0DEC"/>
    <w:rsid w:val="00CC0F65"/>
    <w:rsid w:val="00CC1BD2"/>
    <w:rsid w:val="00CC2320"/>
    <w:rsid w:val="00CC248B"/>
    <w:rsid w:val="00CC27C2"/>
    <w:rsid w:val="00CC3A6B"/>
    <w:rsid w:val="00CC3DB1"/>
    <w:rsid w:val="00CC3F56"/>
    <w:rsid w:val="00CC3FCF"/>
    <w:rsid w:val="00CC410C"/>
    <w:rsid w:val="00CC42F4"/>
    <w:rsid w:val="00CC45B9"/>
    <w:rsid w:val="00CC4689"/>
    <w:rsid w:val="00CC46DC"/>
    <w:rsid w:val="00CC4C04"/>
    <w:rsid w:val="00CC5CB2"/>
    <w:rsid w:val="00CC5D8F"/>
    <w:rsid w:val="00CC5E42"/>
    <w:rsid w:val="00CC6031"/>
    <w:rsid w:val="00CC60F2"/>
    <w:rsid w:val="00CC7F1C"/>
    <w:rsid w:val="00CD0B0C"/>
    <w:rsid w:val="00CD17F6"/>
    <w:rsid w:val="00CD1A7A"/>
    <w:rsid w:val="00CD1BA3"/>
    <w:rsid w:val="00CD1CB5"/>
    <w:rsid w:val="00CD20F3"/>
    <w:rsid w:val="00CD23E2"/>
    <w:rsid w:val="00CD28FA"/>
    <w:rsid w:val="00CD2CBB"/>
    <w:rsid w:val="00CD3A90"/>
    <w:rsid w:val="00CD3DC3"/>
    <w:rsid w:val="00CD4049"/>
    <w:rsid w:val="00CD42D8"/>
    <w:rsid w:val="00CD47C9"/>
    <w:rsid w:val="00CD4C10"/>
    <w:rsid w:val="00CD4E51"/>
    <w:rsid w:val="00CD509C"/>
    <w:rsid w:val="00CD5198"/>
    <w:rsid w:val="00CD5292"/>
    <w:rsid w:val="00CD54A4"/>
    <w:rsid w:val="00CD5865"/>
    <w:rsid w:val="00CD5C54"/>
    <w:rsid w:val="00CD6210"/>
    <w:rsid w:val="00CD688D"/>
    <w:rsid w:val="00CD6AAF"/>
    <w:rsid w:val="00CD6BB4"/>
    <w:rsid w:val="00CD6C54"/>
    <w:rsid w:val="00CD761B"/>
    <w:rsid w:val="00CD7AC9"/>
    <w:rsid w:val="00CD7C21"/>
    <w:rsid w:val="00CD7C3D"/>
    <w:rsid w:val="00CE001A"/>
    <w:rsid w:val="00CE0249"/>
    <w:rsid w:val="00CE0FBD"/>
    <w:rsid w:val="00CE151B"/>
    <w:rsid w:val="00CE1942"/>
    <w:rsid w:val="00CE19A2"/>
    <w:rsid w:val="00CE1CE6"/>
    <w:rsid w:val="00CE374D"/>
    <w:rsid w:val="00CE37FA"/>
    <w:rsid w:val="00CE3A4B"/>
    <w:rsid w:val="00CE3B18"/>
    <w:rsid w:val="00CE3FFC"/>
    <w:rsid w:val="00CE4517"/>
    <w:rsid w:val="00CE4B3D"/>
    <w:rsid w:val="00CE50F2"/>
    <w:rsid w:val="00CE5197"/>
    <w:rsid w:val="00CE5C52"/>
    <w:rsid w:val="00CE5EF5"/>
    <w:rsid w:val="00CE614B"/>
    <w:rsid w:val="00CE647D"/>
    <w:rsid w:val="00CE6B2E"/>
    <w:rsid w:val="00CE6DD9"/>
    <w:rsid w:val="00CE77C0"/>
    <w:rsid w:val="00CE7C90"/>
    <w:rsid w:val="00CF1FE0"/>
    <w:rsid w:val="00CF20E7"/>
    <w:rsid w:val="00CF20EC"/>
    <w:rsid w:val="00CF2242"/>
    <w:rsid w:val="00CF2DD8"/>
    <w:rsid w:val="00CF3D11"/>
    <w:rsid w:val="00CF5523"/>
    <w:rsid w:val="00CF5C09"/>
    <w:rsid w:val="00CF5CEE"/>
    <w:rsid w:val="00CF61AD"/>
    <w:rsid w:val="00CF6352"/>
    <w:rsid w:val="00CF67CA"/>
    <w:rsid w:val="00CF692B"/>
    <w:rsid w:val="00CF7115"/>
    <w:rsid w:val="00CF7FA4"/>
    <w:rsid w:val="00D000E6"/>
    <w:rsid w:val="00D0035B"/>
    <w:rsid w:val="00D00925"/>
    <w:rsid w:val="00D019B1"/>
    <w:rsid w:val="00D01BA1"/>
    <w:rsid w:val="00D01C74"/>
    <w:rsid w:val="00D01D36"/>
    <w:rsid w:val="00D0229B"/>
    <w:rsid w:val="00D02913"/>
    <w:rsid w:val="00D02E45"/>
    <w:rsid w:val="00D02EF9"/>
    <w:rsid w:val="00D03A4F"/>
    <w:rsid w:val="00D04351"/>
    <w:rsid w:val="00D04BE0"/>
    <w:rsid w:val="00D06A0C"/>
    <w:rsid w:val="00D06B25"/>
    <w:rsid w:val="00D06ED3"/>
    <w:rsid w:val="00D073AF"/>
    <w:rsid w:val="00D07CCC"/>
    <w:rsid w:val="00D105A1"/>
    <w:rsid w:val="00D1063B"/>
    <w:rsid w:val="00D10A63"/>
    <w:rsid w:val="00D10E50"/>
    <w:rsid w:val="00D110D7"/>
    <w:rsid w:val="00D1126F"/>
    <w:rsid w:val="00D11987"/>
    <w:rsid w:val="00D123A6"/>
    <w:rsid w:val="00D130D4"/>
    <w:rsid w:val="00D135F7"/>
    <w:rsid w:val="00D138DE"/>
    <w:rsid w:val="00D13FB7"/>
    <w:rsid w:val="00D14145"/>
    <w:rsid w:val="00D14150"/>
    <w:rsid w:val="00D150DC"/>
    <w:rsid w:val="00D1535E"/>
    <w:rsid w:val="00D158D1"/>
    <w:rsid w:val="00D15BC6"/>
    <w:rsid w:val="00D15F2F"/>
    <w:rsid w:val="00D15F56"/>
    <w:rsid w:val="00D16537"/>
    <w:rsid w:val="00D1677C"/>
    <w:rsid w:val="00D174D2"/>
    <w:rsid w:val="00D17ABE"/>
    <w:rsid w:val="00D17EC1"/>
    <w:rsid w:val="00D21BEC"/>
    <w:rsid w:val="00D220A0"/>
    <w:rsid w:val="00D24BE6"/>
    <w:rsid w:val="00D24D7B"/>
    <w:rsid w:val="00D25255"/>
    <w:rsid w:val="00D254BB"/>
    <w:rsid w:val="00D25FC3"/>
    <w:rsid w:val="00D2635B"/>
    <w:rsid w:val="00D26363"/>
    <w:rsid w:val="00D26800"/>
    <w:rsid w:val="00D2747A"/>
    <w:rsid w:val="00D274D3"/>
    <w:rsid w:val="00D27580"/>
    <w:rsid w:val="00D27972"/>
    <w:rsid w:val="00D27D96"/>
    <w:rsid w:val="00D300B4"/>
    <w:rsid w:val="00D30CEF"/>
    <w:rsid w:val="00D30F4F"/>
    <w:rsid w:val="00D310DF"/>
    <w:rsid w:val="00D316B2"/>
    <w:rsid w:val="00D32198"/>
    <w:rsid w:val="00D323A8"/>
    <w:rsid w:val="00D32EBB"/>
    <w:rsid w:val="00D337BD"/>
    <w:rsid w:val="00D33A0F"/>
    <w:rsid w:val="00D3491D"/>
    <w:rsid w:val="00D34E31"/>
    <w:rsid w:val="00D3528B"/>
    <w:rsid w:val="00D35AAE"/>
    <w:rsid w:val="00D35D80"/>
    <w:rsid w:val="00D364ED"/>
    <w:rsid w:val="00D36770"/>
    <w:rsid w:val="00D3769E"/>
    <w:rsid w:val="00D40FE5"/>
    <w:rsid w:val="00D4125C"/>
    <w:rsid w:val="00D44848"/>
    <w:rsid w:val="00D44DE0"/>
    <w:rsid w:val="00D44DEF"/>
    <w:rsid w:val="00D451A4"/>
    <w:rsid w:val="00D4577F"/>
    <w:rsid w:val="00D46785"/>
    <w:rsid w:val="00D4687D"/>
    <w:rsid w:val="00D47424"/>
    <w:rsid w:val="00D47F0B"/>
    <w:rsid w:val="00D508B0"/>
    <w:rsid w:val="00D5236B"/>
    <w:rsid w:val="00D52E70"/>
    <w:rsid w:val="00D53629"/>
    <w:rsid w:val="00D53F2C"/>
    <w:rsid w:val="00D53F2F"/>
    <w:rsid w:val="00D54651"/>
    <w:rsid w:val="00D551A1"/>
    <w:rsid w:val="00D5524B"/>
    <w:rsid w:val="00D55721"/>
    <w:rsid w:val="00D55B7B"/>
    <w:rsid w:val="00D55D17"/>
    <w:rsid w:val="00D56381"/>
    <w:rsid w:val="00D56694"/>
    <w:rsid w:val="00D57F76"/>
    <w:rsid w:val="00D60658"/>
    <w:rsid w:val="00D60DE2"/>
    <w:rsid w:val="00D61268"/>
    <w:rsid w:val="00D61305"/>
    <w:rsid w:val="00D61437"/>
    <w:rsid w:val="00D6158B"/>
    <w:rsid w:val="00D62213"/>
    <w:rsid w:val="00D62251"/>
    <w:rsid w:val="00D6292C"/>
    <w:rsid w:val="00D629AD"/>
    <w:rsid w:val="00D62B46"/>
    <w:rsid w:val="00D63271"/>
    <w:rsid w:val="00D649D1"/>
    <w:rsid w:val="00D649E2"/>
    <w:rsid w:val="00D66093"/>
    <w:rsid w:val="00D66313"/>
    <w:rsid w:val="00D67CF9"/>
    <w:rsid w:val="00D700ED"/>
    <w:rsid w:val="00D70EE6"/>
    <w:rsid w:val="00D71030"/>
    <w:rsid w:val="00D71825"/>
    <w:rsid w:val="00D71885"/>
    <w:rsid w:val="00D720BC"/>
    <w:rsid w:val="00D7238A"/>
    <w:rsid w:val="00D73712"/>
    <w:rsid w:val="00D7459A"/>
    <w:rsid w:val="00D74957"/>
    <w:rsid w:val="00D75466"/>
    <w:rsid w:val="00D75C33"/>
    <w:rsid w:val="00D771CA"/>
    <w:rsid w:val="00D77B56"/>
    <w:rsid w:val="00D77E04"/>
    <w:rsid w:val="00D805C3"/>
    <w:rsid w:val="00D809E9"/>
    <w:rsid w:val="00D8108B"/>
    <w:rsid w:val="00D82816"/>
    <w:rsid w:val="00D8291D"/>
    <w:rsid w:val="00D82A10"/>
    <w:rsid w:val="00D83D1C"/>
    <w:rsid w:val="00D8462B"/>
    <w:rsid w:val="00D84DC9"/>
    <w:rsid w:val="00D857D5"/>
    <w:rsid w:val="00D86620"/>
    <w:rsid w:val="00D866F2"/>
    <w:rsid w:val="00D86EAE"/>
    <w:rsid w:val="00D86F3E"/>
    <w:rsid w:val="00D8769C"/>
    <w:rsid w:val="00D87A66"/>
    <w:rsid w:val="00D9002E"/>
    <w:rsid w:val="00D90139"/>
    <w:rsid w:val="00D9068D"/>
    <w:rsid w:val="00D907C5"/>
    <w:rsid w:val="00D907D0"/>
    <w:rsid w:val="00D90A26"/>
    <w:rsid w:val="00D913FB"/>
    <w:rsid w:val="00D913FD"/>
    <w:rsid w:val="00D91499"/>
    <w:rsid w:val="00D91CD4"/>
    <w:rsid w:val="00D92214"/>
    <w:rsid w:val="00D92814"/>
    <w:rsid w:val="00D949CE"/>
    <w:rsid w:val="00D94A0F"/>
    <w:rsid w:val="00D95DDC"/>
    <w:rsid w:val="00D96FEF"/>
    <w:rsid w:val="00DA0387"/>
    <w:rsid w:val="00DA0640"/>
    <w:rsid w:val="00DA084C"/>
    <w:rsid w:val="00DA1CED"/>
    <w:rsid w:val="00DA1D37"/>
    <w:rsid w:val="00DA1E2E"/>
    <w:rsid w:val="00DA283E"/>
    <w:rsid w:val="00DA30FD"/>
    <w:rsid w:val="00DA383F"/>
    <w:rsid w:val="00DA38DA"/>
    <w:rsid w:val="00DA481F"/>
    <w:rsid w:val="00DA4AC3"/>
    <w:rsid w:val="00DA5634"/>
    <w:rsid w:val="00DA6A92"/>
    <w:rsid w:val="00DA6D7D"/>
    <w:rsid w:val="00DA7342"/>
    <w:rsid w:val="00DA78AE"/>
    <w:rsid w:val="00DA7A0E"/>
    <w:rsid w:val="00DB1130"/>
    <w:rsid w:val="00DB15ED"/>
    <w:rsid w:val="00DB16F0"/>
    <w:rsid w:val="00DB2376"/>
    <w:rsid w:val="00DB2399"/>
    <w:rsid w:val="00DB2D56"/>
    <w:rsid w:val="00DB2FC3"/>
    <w:rsid w:val="00DB3E08"/>
    <w:rsid w:val="00DB49FF"/>
    <w:rsid w:val="00DB502A"/>
    <w:rsid w:val="00DB53B2"/>
    <w:rsid w:val="00DB5536"/>
    <w:rsid w:val="00DB5B61"/>
    <w:rsid w:val="00DB5BA9"/>
    <w:rsid w:val="00DB686E"/>
    <w:rsid w:val="00DB716C"/>
    <w:rsid w:val="00DC00A3"/>
    <w:rsid w:val="00DC0A58"/>
    <w:rsid w:val="00DC14CA"/>
    <w:rsid w:val="00DC2064"/>
    <w:rsid w:val="00DC2150"/>
    <w:rsid w:val="00DC2703"/>
    <w:rsid w:val="00DC30BF"/>
    <w:rsid w:val="00DC3140"/>
    <w:rsid w:val="00DC33A4"/>
    <w:rsid w:val="00DC34FC"/>
    <w:rsid w:val="00DC3522"/>
    <w:rsid w:val="00DC599F"/>
    <w:rsid w:val="00DC5A94"/>
    <w:rsid w:val="00DC65CB"/>
    <w:rsid w:val="00DC7C84"/>
    <w:rsid w:val="00DD035F"/>
    <w:rsid w:val="00DD0E2B"/>
    <w:rsid w:val="00DD0EF8"/>
    <w:rsid w:val="00DD1305"/>
    <w:rsid w:val="00DD1597"/>
    <w:rsid w:val="00DD1D77"/>
    <w:rsid w:val="00DD1F2D"/>
    <w:rsid w:val="00DD348E"/>
    <w:rsid w:val="00DD38AD"/>
    <w:rsid w:val="00DD4091"/>
    <w:rsid w:val="00DD4430"/>
    <w:rsid w:val="00DD4EDC"/>
    <w:rsid w:val="00DD5048"/>
    <w:rsid w:val="00DD717A"/>
    <w:rsid w:val="00DD7258"/>
    <w:rsid w:val="00DD7A4E"/>
    <w:rsid w:val="00DD7A92"/>
    <w:rsid w:val="00DD7B06"/>
    <w:rsid w:val="00DD7D68"/>
    <w:rsid w:val="00DE00C2"/>
    <w:rsid w:val="00DE03CC"/>
    <w:rsid w:val="00DE1703"/>
    <w:rsid w:val="00DE23A3"/>
    <w:rsid w:val="00DE2FBE"/>
    <w:rsid w:val="00DE313F"/>
    <w:rsid w:val="00DE46AF"/>
    <w:rsid w:val="00DE50E6"/>
    <w:rsid w:val="00DE593E"/>
    <w:rsid w:val="00DE5F6F"/>
    <w:rsid w:val="00DE707B"/>
    <w:rsid w:val="00DE71E4"/>
    <w:rsid w:val="00DE7401"/>
    <w:rsid w:val="00DE7940"/>
    <w:rsid w:val="00DE7CDC"/>
    <w:rsid w:val="00DF0077"/>
    <w:rsid w:val="00DF0816"/>
    <w:rsid w:val="00DF1415"/>
    <w:rsid w:val="00DF19EE"/>
    <w:rsid w:val="00DF1A2C"/>
    <w:rsid w:val="00DF2302"/>
    <w:rsid w:val="00DF243E"/>
    <w:rsid w:val="00DF3782"/>
    <w:rsid w:val="00DF4184"/>
    <w:rsid w:val="00DF45CC"/>
    <w:rsid w:val="00DF46B4"/>
    <w:rsid w:val="00DF475B"/>
    <w:rsid w:val="00DF5194"/>
    <w:rsid w:val="00DF56D1"/>
    <w:rsid w:val="00DF57E4"/>
    <w:rsid w:val="00DF5AE9"/>
    <w:rsid w:val="00DF6038"/>
    <w:rsid w:val="00DF61F5"/>
    <w:rsid w:val="00DF642F"/>
    <w:rsid w:val="00DF6C70"/>
    <w:rsid w:val="00DF6D2A"/>
    <w:rsid w:val="00DF74D6"/>
    <w:rsid w:val="00DF7819"/>
    <w:rsid w:val="00DF7BAB"/>
    <w:rsid w:val="00E0071D"/>
    <w:rsid w:val="00E01161"/>
    <w:rsid w:val="00E021CE"/>
    <w:rsid w:val="00E029B4"/>
    <w:rsid w:val="00E02D8E"/>
    <w:rsid w:val="00E052E2"/>
    <w:rsid w:val="00E053FB"/>
    <w:rsid w:val="00E0597E"/>
    <w:rsid w:val="00E05EF7"/>
    <w:rsid w:val="00E069CE"/>
    <w:rsid w:val="00E07138"/>
    <w:rsid w:val="00E0757F"/>
    <w:rsid w:val="00E075F0"/>
    <w:rsid w:val="00E07AFF"/>
    <w:rsid w:val="00E07F47"/>
    <w:rsid w:val="00E101E8"/>
    <w:rsid w:val="00E10904"/>
    <w:rsid w:val="00E10C39"/>
    <w:rsid w:val="00E11F46"/>
    <w:rsid w:val="00E1201C"/>
    <w:rsid w:val="00E12D64"/>
    <w:rsid w:val="00E1372A"/>
    <w:rsid w:val="00E141D1"/>
    <w:rsid w:val="00E1436D"/>
    <w:rsid w:val="00E14D57"/>
    <w:rsid w:val="00E15755"/>
    <w:rsid w:val="00E15984"/>
    <w:rsid w:val="00E15F07"/>
    <w:rsid w:val="00E162BC"/>
    <w:rsid w:val="00E164BE"/>
    <w:rsid w:val="00E16856"/>
    <w:rsid w:val="00E1697D"/>
    <w:rsid w:val="00E16AAD"/>
    <w:rsid w:val="00E17406"/>
    <w:rsid w:val="00E17989"/>
    <w:rsid w:val="00E21186"/>
    <w:rsid w:val="00E2199D"/>
    <w:rsid w:val="00E21A97"/>
    <w:rsid w:val="00E22938"/>
    <w:rsid w:val="00E24536"/>
    <w:rsid w:val="00E2471B"/>
    <w:rsid w:val="00E24763"/>
    <w:rsid w:val="00E250AA"/>
    <w:rsid w:val="00E25F34"/>
    <w:rsid w:val="00E2636C"/>
    <w:rsid w:val="00E2686C"/>
    <w:rsid w:val="00E26F27"/>
    <w:rsid w:val="00E27645"/>
    <w:rsid w:val="00E301FD"/>
    <w:rsid w:val="00E306A4"/>
    <w:rsid w:val="00E3087D"/>
    <w:rsid w:val="00E309BB"/>
    <w:rsid w:val="00E32A27"/>
    <w:rsid w:val="00E32D35"/>
    <w:rsid w:val="00E33680"/>
    <w:rsid w:val="00E347CC"/>
    <w:rsid w:val="00E35D70"/>
    <w:rsid w:val="00E36319"/>
    <w:rsid w:val="00E36776"/>
    <w:rsid w:val="00E36C51"/>
    <w:rsid w:val="00E36FBF"/>
    <w:rsid w:val="00E37769"/>
    <w:rsid w:val="00E37892"/>
    <w:rsid w:val="00E37D1D"/>
    <w:rsid w:val="00E40340"/>
    <w:rsid w:val="00E41226"/>
    <w:rsid w:val="00E41254"/>
    <w:rsid w:val="00E42076"/>
    <w:rsid w:val="00E42B02"/>
    <w:rsid w:val="00E42BB0"/>
    <w:rsid w:val="00E442B8"/>
    <w:rsid w:val="00E44777"/>
    <w:rsid w:val="00E448D3"/>
    <w:rsid w:val="00E44C33"/>
    <w:rsid w:val="00E457F7"/>
    <w:rsid w:val="00E45A55"/>
    <w:rsid w:val="00E45BAC"/>
    <w:rsid w:val="00E460B3"/>
    <w:rsid w:val="00E4682A"/>
    <w:rsid w:val="00E472F4"/>
    <w:rsid w:val="00E50DEB"/>
    <w:rsid w:val="00E51493"/>
    <w:rsid w:val="00E51A51"/>
    <w:rsid w:val="00E54E18"/>
    <w:rsid w:val="00E562C2"/>
    <w:rsid w:val="00E56315"/>
    <w:rsid w:val="00E56AA4"/>
    <w:rsid w:val="00E57331"/>
    <w:rsid w:val="00E57E14"/>
    <w:rsid w:val="00E6016B"/>
    <w:rsid w:val="00E60A23"/>
    <w:rsid w:val="00E60C6D"/>
    <w:rsid w:val="00E60D09"/>
    <w:rsid w:val="00E60F0F"/>
    <w:rsid w:val="00E60FD9"/>
    <w:rsid w:val="00E6128A"/>
    <w:rsid w:val="00E61662"/>
    <w:rsid w:val="00E642BA"/>
    <w:rsid w:val="00E64BD3"/>
    <w:rsid w:val="00E65F17"/>
    <w:rsid w:val="00E66524"/>
    <w:rsid w:val="00E66538"/>
    <w:rsid w:val="00E66C88"/>
    <w:rsid w:val="00E66CB0"/>
    <w:rsid w:val="00E67215"/>
    <w:rsid w:val="00E67BB4"/>
    <w:rsid w:val="00E70448"/>
    <w:rsid w:val="00E70670"/>
    <w:rsid w:val="00E7198D"/>
    <w:rsid w:val="00E728DA"/>
    <w:rsid w:val="00E72DBA"/>
    <w:rsid w:val="00E731B9"/>
    <w:rsid w:val="00E73230"/>
    <w:rsid w:val="00E734FF"/>
    <w:rsid w:val="00E7487C"/>
    <w:rsid w:val="00E74C17"/>
    <w:rsid w:val="00E74F94"/>
    <w:rsid w:val="00E75442"/>
    <w:rsid w:val="00E75841"/>
    <w:rsid w:val="00E75C97"/>
    <w:rsid w:val="00E75E28"/>
    <w:rsid w:val="00E77482"/>
    <w:rsid w:val="00E7762C"/>
    <w:rsid w:val="00E77A42"/>
    <w:rsid w:val="00E807A8"/>
    <w:rsid w:val="00E813FA"/>
    <w:rsid w:val="00E81799"/>
    <w:rsid w:val="00E81DAC"/>
    <w:rsid w:val="00E83129"/>
    <w:rsid w:val="00E840B2"/>
    <w:rsid w:val="00E84226"/>
    <w:rsid w:val="00E847ED"/>
    <w:rsid w:val="00E8492C"/>
    <w:rsid w:val="00E853E9"/>
    <w:rsid w:val="00E85B00"/>
    <w:rsid w:val="00E85C3D"/>
    <w:rsid w:val="00E85DAE"/>
    <w:rsid w:val="00E86751"/>
    <w:rsid w:val="00E86D71"/>
    <w:rsid w:val="00E870A6"/>
    <w:rsid w:val="00E8761B"/>
    <w:rsid w:val="00E87818"/>
    <w:rsid w:val="00E90799"/>
    <w:rsid w:val="00E90BCE"/>
    <w:rsid w:val="00E90F1F"/>
    <w:rsid w:val="00E91A0E"/>
    <w:rsid w:val="00E923CD"/>
    <w:rsid w:val="00E92885"/>
    <w:rsid w:val="00E9312A"/>
    <w:rsid w:val="00E93515"/>
    <w:rsid w:val="00E93E6A"/>
    <w:rsid w:val="00E93FE7"/>
    <w:rsid w:val="00E943EE"/>
    <w:rsid w:val="00E949B0"/>
    <w:rsid w:val="00E94A3E"/>
    <w:rsid w:val="00E94B61"/>
    <w:rsid w:val="00E94CC5"/>
    <w:rsid w:val="00E955B3"/>
    <w:rsid w:val="00E9625E"/>
    <w:rsid w:val="00E96842"/>
    <w:rsid w:val="00E97DAC"/>
    <w:rsid w:val="00EA06AC"/>
    <w:rsid w:val="00EA0917"/>
    <w:rsid w:val="00EA1951"/>
    <w:rsid w:val="00EA30C4"/>
    <w:rsid w:val="00EA3391"/>
    <w:rsid w:val="00EA4282"/>
    <w:rsid w:val="00EA47FA"/>
    <w:rsid w:val="00EA4DFC"/>
    <w:rsid w:val="00EA504C"/>
    <w:rsid w:val="00EA50AB"/>
    <w:rsid w:val="00EA5151"/>
    <w:rsid w:val="00EA6091"/>
    <w:rsid w:val="00EA61D5"/>
    <w:rsid w:val="00EA633B"/>
    <w:rsid w:val="00EA667B"/>
    <w:rsid w:val="00EA72CF"/>
    <w:rsid w:val="00EA7AA5"/>
    <w:rsid w:val="00EA7FCE"/>
    <w:rsid w:val="00EB0717"/>
    <w:rsid w:val="00EB0C35"/>
    <w:rsid w:val="00EB0F55"/>
    <w:rsid w:val="00EB1818"/>
    <w:rsid w:val="00EB1B7B"/>
    <w:rsid w:val="00EB1E53"/>
    <w:rsid w:val="00EB1F6F"/>
    <w:rsid w:val="00EB2439"/>
    <w:rsid w:val="00EB26C0"/>
    <w:rsid w:val="00EB2862"/>
    <w:rsid w:val="00EB2DC6"/>
    <w:rsid w:val="00EB372A"/>
    <w:rsid w:val="00EB38A2"/>
    <w:rsid w:val="00EB3ACB"/>
    <w:rsid w:val="00EB40A4"/>
    <w:rsid w:val="00EB4C10"/>
    <w:rsid w:val="00EB5843"/>
    <w:rsid w:val="00EB5B61"/>
    <w:rsid w:val="00EB6425"/>
    <w:rsid w:val="00EB6791"/>
    <w:rsid w:val="00EB6F16"/>
    <w:rsid w:val="00EB6F78"/>
    <w:rsid w:val="00EB7820"/>
    <w:rsid w:val="00EB78DF"/>
    <w:rsid w:val="00EB7A81"/>
    <w:rsid w:val="00EB7E04"/>
    <w:rsid w:val="00EB7F22"/>
    <w:rsid w:val="00EC07FD"/>
    <w:rsid w:val="00EC183F"/>
    <w:rsid w:val="00EC1C26"/>
    <w:rsid w:val="00EC1C54"/>
    <w:rsid w:val="00EC258A"/>
    <w:rsid w:val="00EC3389"/>
    <w:rsid w:val="00EC39D8"/>
    <w:rsid w:val="00EC456F"/>
    <w:rsid w:val="00EC50CB"/>
    <w:rsid w:val="00EC52F4"/>
    <w:rsid w:val="00EC5519"/>
    <w:rsid w:val="00EC57EE"/>
    <w:rsid w:val="00EC5E95"/>
    <w:rsid w:val="00EC619E"/>
    <w:rsid w:val="00EC6732"/>
    <w:rsid w:val="00EC6869"/>
    <w:rsid w:val="00EC6E7F"/>
    <w:rsid w:val="00ED044C"/>
    <w:rsid w:val="00ED08E0"/>
    <w:rsid w:val="00ED1BFE"/>
    <w:rsid w:val="00ED1F04"/>
    <w:rsid w:val="00ED222F"/>
    <w:rsid w:val="00ED356C"/>
    <w:rsid w:val="00ED3AA6"/>
    <w:rsid w:val="00ED4498"/>
    <w:rsid w:val="00ED45AC"/>
    <w:rsid w:val="00ED48E7"/>
    <w:rsid w:val="00ED7FE2"/>
    <w:rsid w:val="00EE02EE"/>
    <w:rsid w:val="00EE038D"/>
    <w:rsid w:val="00EE12D3"/>
    <w:rsid w:val="00EE1F39"/>
    <w:rsid w:val="00EE1FFB"/>
    <w:rsid w:val="00EE3CB2"/>
    <w:rsid w:val="00EE3E22"/>
    <w:rsid w:val="00EE3EF4"/>
    <w:rsid w:val="00EE47AD"/>
    <w:rsid w:val="00EE4B2F"/>
    <w:rsid w:val="00EE57D5"/>
    <w:rsid w:val="00EE5B5D"/>
    <w:rsid w:val="00EE5E61"/>
    <w:rsid w:val="00EE6EDE"/>
    <w:rsid w:val="00EE7321"/>
    <w:rsid w:val="00EE7549"/>
    <w:rsid w:val="00EF08A9"/>
    <w:rsid w:val="00EF0CBC"/>
    <w:rsid w:val="00EF0F57"/>
    <w:rsid w:val="00EF11A7"/>
    <w:rsid w:val="00EF13E2"/>
    <w:rsid w:val="00EF2040"/>
    <w:rsid w:val="00EF2A6A"/>
    <w:rsid w:val="00EF377B"/>
    <w:rsid w:val="00EF3FE7"/>
    <w:rsid w:val="00EF4416"/>
    <w:rsid w:val="00EF45E3"/>
    <w:rsid w:val="00EF4A18"/>
    <w:rsid w:val="00EF5669"/>
    <w:rsid w:val="00EF61B7"/>
    <w:rsid w:val="00EF6859"/>
    <w:rsid w:val="00EF725F"/>
    <w:rsid w:val="00EF72A0"/>
    <w:rsid w:val="00EF7E7E"/>
    <w:rsid w:val="00F004FA"/>
    <w:rsid w:val="00F00A6D"/>
    <w:rsid w:val="00F00B98"/>
    <w:rsid w:val="00F01CD5"/>
    <w:rsid w:val="00F020EA"/>
    <w:rsid w:val="00F0227C"/>
    <w:rsid w:val="00F029AE"/>
    <w:rsid w:val="00F030DA"/>
    <w:rsid w:val="00F037DE"/>
    <w:rsid w:val="00F041F2"/>
    <w:rsid w:val="00F04527"/>
    <w:rsid w:val="00F05F9A"/>
    <w:rsid w:val="00F06300"/>
    <w:rsid w:val="00F0693D"/>
    <w:rsid w:val="00F073DC"/>
    <w:rsid w:val="00F07B11"/>
    <w:rsid w:val="00F07CEE"/>
    <w:rsid w:val="00F10D1C"/>
    <w:rsid w:val="00F10F86"/>
    <w:rsid w:val="00F1160A"/>
    <w:rsid w:val="00F11E53"/>
    <w:rsid w:val="00F12231"/>
    <w:rsid w:val="00F128F1"/>
    <w:rsid w:val="00F13975"/>
    <w:rsid w:val="00F13E52"/>
    <w:rsid w:val="00F14141"/>
    <w:rsid w:val="00F141A9"/>
    <w:rsid w:val="00F15641"/>
    <w:rsid w:val="00F15D11"/>
    <w:rsid w:val="00F163FA"/>
    <w:rsid w:val="00F166EE"/>
    <w:rsid w:val="00F1674A"/>
    <w:rsid w:val="00F16ABF"/>
    <w:rsid w:val="00F16D38"/>
    <w:rsid w:val="00F1757F"/>
    <w:rsid w:val="00F17634"/>
    <w:rsid w:val="00F17FDF"/>
    <w:rsid w:val="00F20108"/>
    <w:rsid w:val="00F21AC3"/>
    <w:rsid w:val="00F21AF9"/>
    <w:rsid w:val="00F21FF5"/>
    <w:rsid w:val="00F22075"/>
    <w:rsid w:val="00F22C1E"/>
    <w:rsid w:val="00F23F30"/>
    <w:rsid w:val="00F2404F"/>
    <w:rsid w:val="00F24621"/>
    <w:rsid w:val="00F24B6D"/>
    <w:rsid w:val="00F250BB"/>
    <w:rsid w:val="00F260B8"/>
    <w:rsid w:val="00F26AE2"/>
    <w:rsid w:val="00F27019"/>
    <w:rsid w:val="00F2710A"/>
    <w:rsid w:val="00F2765F"/>
    <w:rsid w:val="00F27922"/>
    <w:rsid w:val="00F27AB4"/>
    <w:rsid w:val="00F27F4F"/>
    <w:rsid w:val="00F30455"/>
    <w:rsid w:val="00F30AC7"/>
    <w:rsid w:val="00F30CE4"/>
    <w:rsid w:val="00F30E9C"/>
    <w:rsid w:val="00F314D4"/>
    <w:rsid w:val="00F31608"/>
    <w:rsid w:val="00F31B5A"/>
    <w:rsid w:val="00F31DB1"/>
    <w:rsid w:val="00F3233B"/>
    <w:rsid w:val="00F323B8"/>
    <w:rsid w:val="00F32FD2"/>
    <w:rsid w:val="00F33519"/>
    <w:rsid w:val="00F33EC8"/>
    <w:rsid w:val="00F34EA2"/>
    <w:rsid w:val="00F35077"/>
    <w:rsid w:val="00F353CC"/>
    <w:rsid w:val="00F35A4E"/>
    <w:rsid w:val="00F35C0A"/>
    <w:rsid w:val="00F3670B"/>
    <w:rsid w:val="00F36AE6"/>
    <w:rsid w:val="00F36B52"/>
    <w:rsid w:val="00F36BB6"/>
    <w:rsid w:val="00F36BE9"/>
    <w:rsid w:val="00F36EC7"/>
    <w:rsid w:val="00F3728F"/>
    <w:rsid w:val="00F400E6"/>
    <w:rsid w:val="00F40DEF"/>
    <w:rsid w:val="00F40EE6"/>
    <w:rsid w:val="00F40F62"/>
    <w:rsid w:val="00F41329"/>
    <w:rsid w:val="00F41435"/>
    <w:rsid w:val="00F4226C"/>
    <w:rsid w:val="00F4240C"/>
    <w:rsid w:val="00F435A9"/>
    <w:rsid w:val="00F43814"/>
    <w:rsid w:val="00F43C2E"/>
    <w:rsid w:val="00F447E3"/>
    <w:rsid w:val="00F44A02"/>
    <w:rsid w:val="00F44D27"/>
    <w:rsid w:val="00F45281"/>
    <w:rsid w:val="00F45325"/>
    <w:rsid w:val="00F455B4"/>
    <w:rsid w:val="00F4587B"/>
    <w:rsid w:val="00F467A8"/>
    <w:rsid w:val="00F46804"/>
    <w:rsid w:val="00F47E6C"/>
    <w:rsid w:val="00F5034D"/>
    <w:rsid w:val="00F50818"/>
    <w:rsid w:val="00F50E08"/>
    <w:rsid w:val="00F50ED7"/>
    <w:rsid w:val="00F512A1"/>
    <w:rsid w:val="00F52182"/>
    <w:rsid w:val="00F524DB"/>
    <w:rsid w:val="00F5253D"/>
    <w:rsid w:val="00F5306C"/>
    <w:rsid w:val="00F54435"/>
    <w:rsid w:val="00F55AC3"/>
    <w:rsid w:val="00F56290"/>
    <w:rsid w:val="00F567A4"/>
    <w:rsid w:val="00F56849"/>
    <w:rsid w:val="00F56B76"/>
    <w:rsid w:val="00F5715F"/>
    <w:rsid w:val="00F57B77"/>
    <w:rsid w:val="00F6086E"/>
    <w:rsid w:val="00F6120B"/>
    <w:rsid w:val="00F61260"/>
    <w:rsid w:val="00F628D7"/>
    <w:rsid w:val="00F62A1E"/>
    <w:rsid w:val="00F635D0"/>
    <w:rsid w:val="00F6362D"/>
    <w:rsid w:val="00F63E4B"/>
    <w:rsid w:val="00F65343"/>
    <w:rsid w:val="00F65C00"/>
    <w:rsid w:val="00F6647F"/>
    <w:rsid w:val="00F667CF"/>
    <w:rsid w:val="00F66A64"/>
    <w:rsid w:val="00F66E07"/>
    <w:rsid w:val="00F676C7"/>
    <w:rsid w:val="00F67E33"/>
    <w:rsid w:val="00F702EF"/>
    <w:rsid w:val="00F70E2C"/>
    <w:rsid w:val="00F71AD8"/>
    <w:rsid w:val="00F72320"/>
    <w:rsid w:val="00F72AE2"/>
    <w:rsid w:val="00F72C40"/>
    <w:rsid w:val="00F734EF"/>
    <w:rsid w:val="00F73632"/>
    <w:rsid w:val="00F73B29"/>
    <w:rsid w:val="00F74C73"/>
    <w:rsid w:val="00F75022"/>
    <w:rsid w:val="00F7509A"/>
    <w:rsid w:val="00F751BA"/>
    <w:rsid w:val="00F7537B"/>
    <w:rsid w:val="00F75878"/>
    <w:rsid w:val="00F76079"/>
    <w:rsid w:val="00F76BB8"/>
    <w:rsid w:val="00F76FB5"/>
    <w:rsid w:val="00F77A30"/>
    <w:rsid w:val="00F81587"/>
    <w:rsid w:val="00F815A9"/>
    <w:rsid w:val="00F81CC0"/>
    <w:rsid w:val="00F81F69"/>
    <w:rsid w:val="00F81FEB"/>
    <w:rsid w:val="00F827AF"/>
    <w:rsid w:val="00F82A8D"/>
    <w:rsid w:val="00F82F65"/>
    <w:rsid w:val="00F837B8"/>
    <w:rsid w:val="00F83A80"/>
    <w:rsid w:val="00F8463F"/>
    <w:rsid w:val="00F84F8D"/>
    <w:rsid w:val="00F853BE"/>
    <w:rsid w:val="00F860E8"/>
    <w:rsid w:val="00F86628"/>
    <w:rsid w:val="00F868E9"/>
    <w:rsid w:val="00F8695E"/>
    <w:rsid w:val="00F87CE0"/>
    <w:rsid w:val="00F90C74"/>
    <w:rsid w:val="00F917ED"/>
    <w:rsid w:val="00F91C3C"/>
    <w:rsid w:val="00F926E5"/>
    <w:rsid w:val="00F92B6F"/>
    <w:rsid w:val="00F92F6C"/>
    <w:rsid w:val="00F94137"/>
    <w:rsid w:val="00F94A27"/>
    <w:rsid w:val="00F94D51"/>
    <w:rsid w:val="00F94ED0"/>
    <w:rsid w:val="00F94FD3"/>
    <w:rsid w:val="00F95218"/>
    <w:rsid w:val="00F956B6"/>
    <w:rsid w:val="00F95DF2"/>
    <w:rsid w:val="00F962C7"/>
    <w:rsid w:val="00F96821"/>
    <w:rsid w:val="00F97AB2"/>
    <w:rsid w:val="00FA010C"/>
    <w:rsid w:val="00FA037E"/>
    <w:rsid w:val="00FA1237"/>
    <w:rsid w:val="00FA1340"/>
    <w:rsid w:val="00FA13C3"/>
    <w:rsid w:val="00FA1DE9"/>
    <w:rsid w:val="00FA1FA3"/>
    <w:rsid w:val="00FA2547"/>
    <w:rsid w:val="00FA269F"/>
    <w:rsid w:val="00FA3F67"/>
    <w:rsid w:val="00FA4A97"/>
    <w:rsid w:val="00FA5249"/>
    <w:rsid w:val="00FA6777"/>
    <w:rsid w:val="00FA680D"/>
    <w:rsid w:val="00FA752E"/>
    <w:rsid w:val="00FA79AC"/>
    <w:rsid w:val="00FA7E45"/>
    <w:rsid w:val="00FB0921"/>
    <w:rsid w:val="00FB0AF8"/>
    <w:rsid w:val="00FB16D9"/>
    <w:rsid w:val="00FB1991"/>
    <w:rsid w:val="00FB1AA7"/>
    <w:rsid w:val="00FB1CF4"/>
    <w:rsid w:val="00FB1DE5"/>
    <w:rsid w:val="00FB2381"/>
    <w:rsid w:val="00FB354E"/>
    <w:rsid w:val="00FB3D02"/>
    <w:rsid w:val="00FB400A"/>
    <w:rsid w:val="00FB46BF"/>
    <w:rsid w:val="00FB48F9"/>
    <w:rsid w:val="00FB51D4"/>
    <w:rsid w:val="00FB5215"/>
    <w:rsid w:val="00FB5B73"/>
    <w:rsid w:val="00FB6184"/>
    <w:rsid w:val="00FB6E96"/>
    <w:rsid w:val="00FB7169"/>
    <w:rsid w:val="00FB73F6"/>
    <w:rsid w:val="00FB75E1"/>
    <w:rsid w:val="00FB764A"/>
    <w:rsid w:val="00FB7AFB"/>
    <w:rsid w:val="00FB7BE0"/>
    <w:rsid w:val="00FB7F69"/>
    <w:rsid w:val="00FC015A"/>
    <w:rsid w:val="00FC0B9D"/>
    <w:rsid w:val="00FC2062"/>
    <w:rsid w:val="00FC2135"/>
    <w:rsid w:val="00FC255B"/>
    <w:rsid w:val="00FC293E"/>
    <w:rsid w:val="00FC2B01"/>
    <w:rsid w:val="00FC32CB"/>
    <w:rsid w:val="00FC34BA"/>
    <w:rsid w:val="00FC398D"/>
    <w:rsid w:val="00FC4326"/>
    <w:rsid w:val="00FC47DB"/>
    <w:rsid w:val="00FC57D8"/>
    <w:rsid w:val="00FC66BD"/>
    <w:rsid w:val="00FC6B75"/>
    <w:rsid w:val="00FC7513"/>
    <w:rsid w:val="00FC7615"/>
    <w:rsid w:val="00FC7AE1"/>
    <w:rsid w:val="00FD01DB"/>
    <w:rsid w:val="00FD1744"/>
    <w:rsid w:val="00FD256D"/>
    <w:rsid w:val="00FD26E2"/>
    <w:rsid w:val="00FD3359"/>
    <w:rsid w:val="00FD3B1A"/>
    <w:rsid w:val="00FD3B84"/>
    <w:rsid w:val="00FD4668"/>
    <w:rsid w:val="00FD4B98"/>
    <w:rsid w:val="00FD5604"/>
    <w:rsid w:val="00FD5B14"/>
    <w:rsid w:val="00FD783E"/>
    <w:rsid w:val="00FD79A0"/>
    <w:rsid w:val="00FE0151"/>
    <w:rsid w:val="00FE03EC"/>
    <w:rsid w:val="00FE0523"/>
    <w:rsid w:val="00FE0928"/>
    <w:rsid w:val="00FE0CE0"/>
    <w:rsid w:val="00FE0EEA"/>
    <w:rsid w:val="00FE17C7"/>
    <w:rsid w:val="00FE1C58"/>
    <w:rsid w:val="00FE1C96"/>
    <w:rsid w:val="00FE1E69"/>
    <w:rsid w:val="00FE281E"/>
    <w:rsid w:val="00FE3294"/>
    <w:rsid w:val="00FE42A5"/>
    <w:rsid w:val="00FE6781"/>
    <w:rsid w:val="00FE7E40"/>
    <w:rsid w:val="00FF00D9"/>
    <w:rsid w:val="00FF0E6E"/>
    <w:rsid w:val="00FF0F1C"/>
    <w:rsid w:val="00FF138C"/>
    <w:rsid w:val="00FF1BC4"/>
    <w:rsid w:val="00FF2B8D"/>
    <w:rsid w:val="00FF3D4A"/>
    <w:rsid w:val="00FF3DB8"/>
    <w:rsid w:val="00FF4199"/>
    <w:rsid w:val="00FF42B9"/>
    <w:rsid w:val="00FF4307"/>
    <w:rsid w:val="00FF44C7"/>
    <w:rsid w:val="00FF4C60"/>
    <w:rsid w:val="00FF4F67"/>
    <w:rsid w:val="00FF553E"/>
    <w:rsid w:val="00FF58FB"/>
    <w:rsid w:val="00FF6077"/>
    <w:rsid w:val="00FF647E"/>
    <w:rsid w:val="00FF64E3"/>
    <w:rsid w:val="00FF6726"/>
    <w:rsid w:val="00FF6889"/>
    <w:rsid w:val="00FF68E1"/>
    <w:rsid w:val="00FF6C4F"/>
    <w:rsid w:val="00FF6FC6"/>
    <w:rsid w:val="00FF756A"/>
    <w:rsid w:val="00FF7673"/>
    <w:rsid w:val="00FF7B2A"/>
    <w:rsid w:val="01CC265C"/>
    <w:rsid w:val="05686AE5"/>
    <w:rsid w:val="05C65D9E"/>
    <w:rsid w:val="05D6507F"/>
    <w:rsid w:val="06335975"/>
    <w:rsid w:val="06393A8B"/>
    <w:rsid w:val="0742B1ED"/>
    <w:rsid w:val="07D7369D"/>
    <w:rsid w:val="0B690497"/>
    <w:rsid w:val="0BBCA64F"/>
    <w:rsid w:val="0D6E73BC"/>
    <w:rsid w:val="0DD272E5"/>
    <w:rsid w:val="0DDB28DE"/>
    <w:rsid w:val="0DFF4415"/>
    <w:rsid w:val="0F5D362C"/>
    <w:rsid w:val="10C3E685"/>
    <w:rsid w:val="1136A53F"/>
    <w:rsid w:val="120BA523"/>
    <w:rsid w:val="12C223F8"/>
    <w:rsid w:val="12D91E7B"/>
    <w:rsid w:val="136652DF"/>
    <w:rsid w:val="1463E37D"/>
    <w:rsid w:val="14755CC7"/>
    <w:rsid w:val="15E2CE84"/>
    <w:rsid w:val="16F8CE69"/>
    <w:rsid w:val="18DFE3F2"/>
    <w:rsid w:val="192EB3C7"/>
    <w:rsid w:val="19BFA4F2"/>
    <w:rsid w:val="1ADD7AB9"/>
    <w:rsid w:val="1B23BEA0"/>
    <w:rsid w:val="1CC18BCE"/>
    <w:rsid w:val="1CEC5638"/>
    <w:rsid w:val="1DBC98A1"/>
    <w:rsid w:val="1F4699DD"/>
    <w:rsid w:val="1F9738D3"/>
    <w:rsid w:val="1F9EC0B7"/>
    <w:rsid w:val="2021A70B"/>
    <w:rsid w:val="2052B7B7"/>
    <w:rsid w:val="2072781D"/>
    <w:rsid w:val="21DF47B0"/>
    <w:rsid w:val="2374BFEF"/>
    <w:rsid w:val="2449BF0E"/>
    <w:rsid w:val="24625AF3"/>
    <w:rsid w:val="24782627"/>
    <w:rsid w:val="24AB7D95"/>
    <w:rsid w:val="24BA2BE3"/>
    <w:rsid w:val="257FCC46"/>
    <w:rsid w:val="27429BFA"/>
    <w:rsid w:val="291873A5"/>
    <w:rsid w:val="29CA6607"/>
    <w:rsid w:val="2B9B61D8"/>
    <w:rsid w:val="2BE6DAB3"/>
    <w:rsid w:val="2C6EA660"/>
    <w:rsid w:val="2CD1EDB2"/>
    <w:rsid w:val="2E380BBB"/>
    <w:rsid w:val="2EC7318E"/>
    <w:rsid w:val="2ECAE011"/>
    <w:rsid w:val="2F9D50B6"/>
    <w:rsid w:val="304C8161"/>
    <w:rsid w:val="30DB35A8"/>
    <w:rsid w:val="324A7145"/>
    <w:rsid w:val="32CED81C"/>
    <w:rsid w:val="33850982"/>
    <w:rsid w:val="359CB848"/>
    <w:rsid w:val="35B0C1BC"/>
    <w:rsid w:val="3771C6C1"/>
    <w:rsid w:val="37A0DAB7"/>
    <w:rsid w:val="38E87190"/>
    <w:rsid w:val="39F330D6"/>
    <w:rsid w:val="3A3F7A31"/>
    <w:rsid w:val="3C00EBE8"/>
    <w:rsid w:val="3CBE6CCD"/>
    <w:rsid w:val="3D0A5428"/>
    <w:rsid w:val="3D0B5047"/>
    <w:rsid w:val="3D5E8A36"/>
    <w:rsid w:val="3DDB672E"/>
    <w:rsid w:val="3E1DCD6C"/>
    <w:rsid w:val="3EDCD4FE"/>
    <w:rsid w:val="3FD8EA11"/>
    <w:rsid w:val="3FFB1492"/>
    <w:rsid w:val="411B31E4"/>
    <w:rsid w:val="419F8DFE"/>
    <w:rsid w:val="429D1D90"/>
    <w:rsid w:val="431268EC"/>
    <w:rsid w:val="43D6EAAF"/>
    <w:rsid w:val="43EF233C"/>
    <w:rsid w:val="4537CDF1"/>
    <w:rsid w:val="45702F95"/>
    <w:rsid w:val="49008829"/>
    <w:rsid w:val="4A0C36F4"/>
    <w:rsid w:val="4A0CC52D"/>
    <w:rsid w:val="4C75DC4E"/>
    <w:rsid w:val="4D3F949C"/>
    <w:rsid w:val="4DFE9F58"/>
    <w:rsid w:val="4F095E9E"/>
    <w:rsid w:val="4F1F2CFC"/>
    <w:rsid w:val="514CC9E6"/>
    <w:rsid w:val="5163A56D"/>
    <w:rsid w:val="521226B6"/>
    <w:rsid w:val="5388FBDB"/>
    <w:rsid w:val="5532159C"/>
    <w:rsid w:val="5533DC04"/>
    <w:rsid w:val="554038BB"/>
    <w:rsid w:val="5646413F"/>
    <w:rsid w:val="5844ABA1"/>
    <w:rsid w:val="5A5EE12B"/>
    <w:rsid w:val="5B2EC4B9"/>
    <w:rsid w:val="5B4C8827"/>
    <w:rsid w:val="5B699A85"/>
    <w:rsid w:val="5E7C6A01"/>
    <w:rsid w:val="5EEBEAE9"/>
    <w:rsid w:val="5EF629C7"/>
    <w:rsid w:val="6028DA92"/>
    <w:rsid w:val="6220CD92"/>
    <w:rsid w:val="62E6A0AE"/>
    <w:rsid w:val="635FB85C"/>
    <w:rsid w:val="64085D42"/>
    <w:rsid w:val="67CCE864"/>
    <w:rsid w:val="68BD6F38"/>
    <w:rsid w:val="6A0F2508"/>
    <w:rsid w:val="6EB38494"/>
    <w:rsid w:val="6EF9D64E"/>
    <w:rsid w:val="6F52CA9E"/>
    <w:rsid w:val="6FD2931B"/>
    <w:rsid w:val="7020C013"/>
    <w:rsid w:val="71D186C7"/>
    <w:rsid w:val="73A9B724"/>
    <w:rsid w:val="74AECB08"/>
    <w:rsid w:val="750B20C2"/>
    <w:rsid w:val="7519019A"/>
    <w:rsid w:val="75E10C32"/>
    <w:rsid w:val="7A2903AB"/>
    <w:rsid w:val="7C1E4924"/>
    <w:rsid w:val="7D5B375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3423F1FB"/>
  <w15:docId w15:val="{52D387EF-CE90-4EBB-81B0-915C25514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US" w:eastAsia="ko-K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iPriority="99" w:unhideWhenUsed="1" w:qFormat="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1"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next w:val="NormalIndent"/>
    <w:qFormat/>
    <w:rsid w:val="001B707A"/>
    <w:pPr>
      <w:tabs>
        <w:tab w:val="left" w:pos="360"/>
        <w:tab w:val="left" w:pos="720"/>
        <w:tab w:val="left" w:pos="1080"/>
      </w:tabs>
      <w:spacing w:line="250" w:lineRule="exact"/>
      <w:jc w:val="both"/>
    </w:pPr>
    <w:rPr>
      <w:snapToGrid w:val="0"/>
      <w:sz w:val="22"/>
      <w:lang w:eastAsia="en-US"/>
    </w:rPr>
  </w:style>
  <w:style w:type="paragraph" w:styleId="Heading1">
    <w:name w:val="heading 1"/>
    <w:basedOn w:val="Normal"/>
    <w:next w:val="Normal"/>
    <w:link w:val="Heading1Char"/>
    <w:qFormat/>
    <w:rsid w:val="00134D57"/>
    <w:pPr>
      <w:keepNext/>
      <w:numPr>
        <w:numId w:val="2"/>
      </w:numPr>
      <w:tabs>
        <w:tab w:val="clear" w:pos="360"/>
      </w:tabs>
      <w:suppressAutoHyphens/>
      <w:spacing w:before="240" w:after="120"/>
      <w:ind w:left="518" w:hanging="518"/>
      <w:jc w:val="left"/>
      <w:outlineLvl w:val="0"/>
    </w:pPr>
    <w:rPr>
      <w:b/>
      <w:caps/>
    </w:rPr>
  </w:style>
  <w:style w:type="paragraph" w:styleId="Heading2">
    <w:name w:val="heading 2"/>
    <w:basedOn w:val="Normal"/>
    <w:next w:val="Normal"/>
    <w:link w:val="Heading2Char"/>
    <w:qFormat/>
    <w:rsid w:val="00134D57"/>
    <w:pPr>
      <w:keepNext/>
      <w:numPr>
        <w:ilvl w:val="1"/>
        <w:numId w:val="2"/>
      </w:numPr>
      <w:tabs>
        <w:tab w:val="clear" w:pos="360"/>
      </w:tabs>
      <w:suppressAutoHyphens/>
      <w:spacing w:before="240" w:after="120"/>
      <w:ind w:left="662" w:hanging="662"/>
      <w:jc w:val="left"/>
      <w:outlineLvl w:val="1"/>
    </w:pPr>
    <w:rPr>
      <w:b/>
    </w:rPr>
  </w:style>
  <w:style w:type="paragraph" w:styleId="Heading3">
    <w:name w:val="heading 3"/>
    <w:basedOn w:val="Normal"/>
    <w:next w:val="Normal"/>
    <w:link w:val="Heading3Char"/>
    <w:qFormat/>
    <w:rsid w:val="007D7CBC"/>
    <w:pPr>
      <w:keepNext/>
      <w:numPr>
        <w:ilvl w:val="2"/>
        <w:numId w:val="2"/>
      </w:numPr>
      <w:tabs>
        <w:tab w:val="clear" w:pos="360"/>
        <w:tab w:val="clear" w:pos="720"/>
        <w:tab w:val="clear" w:pos="1080"/>
        <w:tab w:val="left" w:pos="540"/>
      </w:tabs>
      <w:suppressAutoHyphens/>
      <w:spacing w:before="240" w:after="120"/>
      <w:ind w:left="806" w:hanging="806"/>
      <w:jc w:val="left"/>
      <w:outlineLvl w:val="2"/>
    </w:pPr>
    <w:rPr>
      <w:b/>
    </w:rPr>
  </w:style>
  <w:style w:type="paragraph" w:styleId="Heading4">
    <w:name w:val="heading 4"/>
    <w:basedOn w:val="Normal"/>
    <w:next w:val="Normal"/>
    <w:rsid w:val="00134D57"/>
    <w:pPr>
      <w:keepNext/>
      <w:numPr>
        <w:ilvl w:val="3"/>
        <w:numId w:val="2"/>
      </w:numPr>
      <w:tabs>
        <w:tab w:val="clear" w:pos="360"/>
        <w:tab w:val="clear" w:pos="1080"/>
      </w:tabs>
      <w:suppressAutoHyphens/>
      <w:spacing w:before="240" w:after="240"/>
      <w:jc w:val="left"/>
      <w:outlineLvl w:val="3"/>
    </w:pPr>
    <w:rPr>
      <w:b/>
    </w:rPr>
  </w:style>
  <w:style w:type="paragraph" w:styleId="Heading5">
    <w:name w:val="heading 5"/>
    <w:basedOn w:val="Normal"/>
    <w:next w:val="Normal"/>
    <w:rsid w:val="00134D57"/>
    <w:pPr>
      <w:keepNext/>
      <w:numPr>
        <w:ilvl w:val="4"/>
        <w:numId w:val="2"/>
      </w:numPr>
      <w:tabs>
        <w:tab w:val="clear" w:pos="360"/>
        <w:tab w:val="clear" w:pos="720"/>
        <w:tab w:val="left" w:pos="864"/>
      </w:tabs>
      <w:suppressAutoHyphens/>
      <w:spacing w:before="240" w:after="240"/>
      <w:jc w:val="left"/>
      <w:outlineLvl w:val="4"/>
    </w:pPr>
    <w:rPr>
      <w:b/>
    </w:rPr>
  </w:style>
  <w:style w:type="paragraph" w:styleId="Heading6">
    <w:name w:val="heading 6"/>
    <w:basedOn w:val="Normal"/>
    <w:next w:val="Normal"/>
    <w:rsid w:val="00134D57"/>
    <w:pPr>
      <w:keepNext/>
      <w:numPr>
        <w:ilvl w:val="5"/>
        <w:numId w:val="2"/>
      </w:numPr>
      <w:tabs>
        <w:tab w:val="clear" w:pos="360"/>
        <w:tab w:val="clear" w:pos="720"/>
        <w:tab w:val="clear" w:pos="1080"/>
        <w:tab w:val="left" w:pos="1008"/>
      </w:tabs>
      <w:suppressAutoHyphens/>
      <w:spacing w:before="240" w:after="240"/>
      <w:jc w:val="left"/>
      <w:outlineLvl w:val="5"/>
    </w:pPr>
    <w:rPr>
      <w:b/>
    </w:rPr>
  </w:style>
  <w:style w:type="paragraph" w:styleId="Heading7">
    <w:name w:val="heading 7"/>
    <w:basedOn w:val="Normal"/>
    <w:next w:val="Normal"/>
    <w:rsid w:val="00134D57"/>
    <w:pPr>
      <w:keepNext/>
      <w:numPr>
        <w:ilvl w:val="6"/>
        <w:numId w:val="2"/>
      </w:numPr>
      <w:tabs>
        <w:tab w:val="clear" w:pos="360"/>
        <w:tab w:val="clear" w:pos="720"/>
        <w:tab w:val="clear" w:pos="1080"/>
        <w:tab w:val="left" w:pos="1152"/>
      </w:tabs>
      <w:suppressAutoHyphens/>
      <w:spacing w:before="240" w:after="240"/>
      <w:jc w:val="left"/>
      <w:outlineLvl w:val="6"/>
    </w:pPr>
    <w:rPr>
      <w:b/>
    </w:rPr>
  </w:style>
  <w:style w:type="paragraph" w:styleId="Heading8">
    <w:name w:val="heading 8"/>
    <w:basedOn w:val="Normal"/>
    <w:next w:val="Normal"/>
    <w:rsid w:val="00134D57"/>
    <w:pPr>
      <w:keepNext/>
      <w:numPr>
        <w:ilvl w:val="7"/>
        <w:numId w:val="2"/>
      </w:numPr>
      <w:tabs>
        <w:tab w:val="clear" w:pos="360"/>
        <w:tab w:val="clear" w:pos="720"/>
        <w:tab w:val="clear" w:pos="1080"/>
        <w:tab w:val="left" w:pos="1296"/>
      </w:tabs>
      <w:suppressAutoHyphens/>
      <w:spacing w:before="240" w:after="240"/>
      <w:jc w:val="left"/>
      <w:outlineLvl w:val="7"/>
    </w:pPr>
    <w:rPr>
      <w:b/>
    </w:rPr>
  </w:style>
  <w:style w:type="paragraph" w:styleId="Heading9">
    <w:name w:val="heading 9"/>
    <w:basedOn w:val="Normal"/>
    <w:next w:val="Normal"/>
    <w:rsid w:val="00134D57"/>
    <w:pPr>
      <w:keepNext/>
      <w:numPr>
        <w:ilvl w:val="8"/>
        <w:numId w:val="2"/>
      </w:numPr>
      <w:tabs>
        <w:tab w:val="clear" w:pos="360"/>
        <w:tab w:val="clear" w:pos="720"/>
        <w:tab w:val="clear" w:pos="1080"/>
        <w:tab w:val="left" w:pos="1440"/>
      </w:tabs>
      <w:suppressAutoHyphens/>
      <w:spacing w:before="240" w:after="240"/>
      <w:jc w:val="left"/>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Indent">
    <w:name w:val="Normal Indent"/>
    <w:basedOn w:val="Normal"/>
    <w:link w:val="NormalIndentChar"/>
    <w:uiPriority w:val="99"/>
    <w:qFormat/>
    <w:rsid w:val="00C97555"/>
    <w:pPr>
      <w:ind w:firstLine="360"/>
    </w:pPr>
  </w:style>
  <w:style w:type="character" w:customStyle="1" w:styleId="NormalIndentChar">
    <w:name w:val="Normal Indent Char"/>
    <w:link w:val="NormalIndent"/>
    <w:uiPriority w:val="99"/>
    <w:rsid w:val="00A91578"/>
    <w:rPr>
      <w:snapToGrid/>
      <w:lang w:val="en-US" w:eastAsia="en-US" w:bidi="ar-SA"/>
    </w:rPr>
  </w:style>
  <w:style w:type="paragraph" w:customStyle="1" w:styleId="HeadingUnnumbered">
    <w:name w:val="Heading Unnumbered"/>
    <w:basedOn w:val="Normal"/>
    <w:next w:val="Normal"/>
    <w:link w:val="HeadingUnnumberedChar"/>
    <w:rsid w:val="007E43A9"/>
    <w:pPr>
      <w:keepNext/>
      <w:suppressAutoHyphens/>
      <w:spacing w:before="240" w:after="240"/>
      <w:jc w:val="left"/>
      <w:outlineLvl w:val="0"/>
    </w:pPr>
    <w:rPr>
      <w:b/>
      <w:caps/>
    </w:rPr>
  </w:style>
  <w:style w:type="paragraph" w:customStyle="1" w:styleId="Programbody">
    <w:name w:val="Program body"/>
    <w:basedOn w:val="Normal"/>
    <w:qFormat/>
    <w:rsid w:val="001B77A0"/>
    <w:pPr>
      <w:ind w:left="360"/>
    </w:pPr>
    <w:rPr>
      <w:rFonts w:ascii="Courier New" w:hAnsi="Courier New"/>
      <w:sz w:val="18"/>
    </w:rPr>
  </w:style>
  <w:style w:type="paragraph" w:customStyle="1" w:styleId="ProgramStart">
    <w:name w:val="ProgramStart"/>
    <w:basedOn w:val="Programbody"/>
    <w:qFormat/>
    <w:rsid w:val="00C97555"/>
  </w:style>
  <w:style w:type="paragraph" w:customStyle="1" w:styleId="ProgramEnd">
    <w:name w:val="ProgramEnd"/>
    <w:basedOn w:val="Programbody"/>
    <w:qFormat/>
    <w:rsid w:val="00C97555"/>
    <w:pPr>
      <w:spacing w:after="40"/>
    </w:pPr>
  </w:style>
  <w:style w:type="paragraph" w:customStyle="1" w:styleId="Programoneline">
    <w:name w:val="Program one line"/>
    <w:basedOn w:val="Normal"/>
    <w:qFormat/>
    <w:rsid w:val="001B77A0"/>
    <w:pPr>
      <w:spacing w:after="40"/>
      <w:ind w:left="360"/>
    </w:pPr>
    <w:rPr>
      <w:rFonts w:ascii="Courier New" w:hAnsi="Courier New"/>
      <w:sz w:val="18"/>
    </w:rPr>
  </w:style>
  <w:style w:type="paragraph" w:customStyle="1" w:styleId="Equation">
    <w:name w:val="Equation"/>
    <w:basedOn w:val="Normal"/>
    <w:next w:val="NormalIndent"/>
    <w:qFormat/>
    <w:rsid w:val="00553614"/>
    <w:pPr>
      <w:tabs>
        <w:tab w:val="clear" w:pos="360"/>
        <w:tab w:val="clear" w:pos="720"/>
        <w:tab w:val="clear" w:pos="1080"/>
      </w:tabs>
      <w:spacing w:line="240" w:lineRule="atLeast"/>
      <w:jc w:val="center"/>
    </w:pPr>
  </w:style>
  <w:style w:type="paragraph" w:customStyle="1" w:styleId="Reference">
    <w:name w:val="Reference"/>
    <w:basedOn w:val="Normal"/>
    <w:qFormat/>
    <w:rsid w:val="005D37DC"/>
    <w:pPr>
      <w:spacing w:line="210" w:lineRule="exact"/>
      <w:ind w:left="357" w:hanging="357"/>
    </w:pPr>
    <w:rPr>
      <w:sz w:val="18"/>
    </w:rPr>
  </w:style>
  <w:style w:type="paragraph" w:styleId="Title">
    <w:name w:val="Title"/>
    <w:basedOn w:val="Normal"/>
    <w:qFormat/>
    <w:rsid w:val="008835F4"/>
    <w:pPr>
      <w:suppressAutoHyphens/>
      <w:jc w:val="center"/>
    </w:pPr>
    <w:rPr>
      <w:b/>
      <w:caps/>
    </w:rPr>
  </w:style>
  <w:style w:type="paragraph" w:customStyle="1" w:styleId="FigureLabel">
    <w:name w:val="Figure Label"/>
    <w:basedOn w:val="Normal"/>
    <w:next w:val="NormalIndent"/>
    <w:qFormat/>
    <w:rsid w:val="00AB40AF"/>
    <w:pPr>
      <w:spacing w:before="120" w:after="240"/>
      <w:jc w:val="center"/>
    </w:pPr>
  </w:style>
  <w:style w:type="paragraph" w:customStyle="1" w:styleId="Appendices">
    <w:name w:val="Appendices"/>
    <w:basedOn w:val="Heading1"/>
    <w:next w:val="Normal"/>
    <w:qFormat/>
    <w:rsid w:val="00231420"/>
    <w:pPr>
      <w:numPr>
        <w:numId w:val="4"/>
      </w:numPr>
      <w:ind w:hanging="450"/>
    </w:pPr>
  </w:style>
  <w:style w:type="character" w:styleId="CommentReference">
    <w:name w:val="annotation reference"/>
    <w:semiHidden/>
    <w:rsid w:val="00C97555"/>
    <w:rPr>
      <w:sz w:val="16"/>
    </w:rPr>
  </w:style>
  <w:style w:type="paragraph" w:styleId="CommentText">
    <w:name w:val="annotation text"/>
    <w:basedOn w:val="Normal"/>
    <w:link w:val="CommentTextChar"/>
    <w:semiHidden/>
    <w:rsid w:val="00C97555"/>
  </w:style>
  <w:style w:type="paragraph" w:customStyle="1" w:styleId="FigureLabelMultiline">
    <w:name w:val="Figure Label Multiline"/>
    <w:basedOn w:val="FigureLabel"/>
    <w:next w:val="NormalIndent"/>
    <w:qFormat/>
    <w:rsid w:val="00C97555"/>
    <w:pPr>
      <w:jc w:val="both"/>
    </w:pPr>
  </w:style>
  <w:style w:type="paragraph" w:customStyle="1" w:styleId="TableLabelMultiline">
    <w:name w:val="Table Label Multiline"/>
    <w:basedOn w:val="TableLabel"/>
    <w:qFormat/>
    <w:rsid w:val="00C97555"/>
    <w:pPr>
      <w:jc w:val="both"/>
    </w:pPr>
  </w:style>
  <w:style w:type="paragraph" w:customStyle="1" w:styleId="TableLabel">
    <w:name w:val="Table Label"/>
    <w:basedOn w:val="FigureLabel"/>
    <w:qFormat/>
    <w:rsid w:val="00E41254"/>
    <w:pPr>
      <w:keepNext/>
      <w:spacing w:before="240" w:after="120"/>
    </w:pPr>
  </w:style>
  <w:style w:type="character" w:styleId="Hyperlink">
    <w:name w:val="Hyperlink"/>
    <w:uiPriority w:val="99"/>
    <w:qFormat/>
    <w:rsid w:val="00437E05"/>
    <w:rPr>
      <w:color w:val="4F81BD"/>
    </w:rPr>
  </w:style>
  <w:style w:type="paragraph" w:customStyle="1" w:styleId="AbstractHeading">
    <w:name w:val="Abstract Heading"/>
    <w:basedOn w:val="HeadingUnnumbered"/>
    <w:next w:val="Normal"/>
    <w:link w:val="AbstractHeadingChar"/>
    <w:qFormat/>
    <w:rsid w:val="00C97555"/>
    <w:pPr>
      <w:spacing w:before="0"/>
    </w:pPr>
  </w:style>
  <w:style w:type="paragraph" w:styleId="BalloonText">
    <w:name w:val="Balloon Text"/>
    <w:basedOn w:val="Normal"/>
    <w:semiHidden/>
    <w:rsid w:val="00F2690C"/>
    <w:rPr>
      <w:rFonts w:ascii="Tahoma" w:hAnsi="Tahoma" w:cs="Tahoma"/>
      <w:szCs w:val="16"/>
    </w:rPr>
  </w:style>
  <w:style w:type="paragraph" w:customStyle="1" w:styleId="Listenum">
    <w:name w:val="List enum"/>
    <w:basedOn w:val="Normal"/>
    <w:qFormat/>
    <w:rsid w:val="00CA4019"/>
    <w:pPr>
      <w:numPr>
        <w:numId w:val="3"/>
      </w:numPr>
      <w:tabs>
        <w:tab w:val="num" w:pos="360"/>
        <w:tab w:val="left" w:pos="720"/>
      </w:tabs>
      <w:ind w:left="360"/>
    </w:pPr>
  </w:style>
  <w:style w:type="paragraph" w:customStyle="1" w:styleId="ListBulleted">
    <w:name w:val="List Bulleted"/>
    <w:basedOn w:val="Normal"/>
    <w:qFormat/>
    <w:rsid w:val="00D521AD"/>
    <w:pPr>
      <w:numPr>
        <w:numId w:val="1"/>
      </w:numPr>
    </w:pPr>
  </w:style>
  <w:style w:type="paragraph" w:styleId="CommentSubject">
    <w:name w:val="annotation subject"/>
    <w:basedOn w:val="CommentText"/>
    <w:next w:val="CommentText"/>
    <w:semiHidden/>
    <w:rsid w:val="00641BB1"/>
    <w:rPr>
      <w:b/>
      <w:bCs/>
    </w:rPr>
  </w:style>
  <w:style w:type="table" w:styleId="TableGrid">
    <w:name w:val="Table Grid"/>
    <w:basedOn w:val="TableNormal"/>
    <w:rsid w:val="00260DA3"/>
    <w:pPr>
      <w:tabs>
        <w:tab w:val="left" w:pos="360"/>
        <w:tab w:val="left" w:pos="720"/>
        <w:tab w:val="left" w:pos="1080"/>
      </w:tabs>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semiHidden/>
    <w:rsid w:val="00BF1CDD"/>
    <w:pPr>
      <w:shd w:val="clear" w:color="auto" w:fill="000080"/>
    </w:pPr>
    <w:rPr>
      <w:rFonts w:ascii="Tahoma" w:hAnsi="Tahoma" w:cs="Tahoma"/>
    </w:rPr>
  </w:style>
  <w:style w:type="paragraph" w:styleId="EndnoteText">
    <w:name w:val="endnote text"/>
    <w:basedOn w:val="Normal"/>
    <w:semiHidden/>
    <w:rsid w:val="00BF1CDD"/>
  </w:style>
  <w:style w:type="paragraph" w:styleId="FootnoteText">
    <w:name w:val="footnote text"/>
    <w:basedOn w:val="Normal"/>
    <w:link w:val="FootnoteTextChar"/>
    <w:semiHidden/>
    <w:rsid w:val="00BF1CDD"/>
  </w:style>
  <w:style w:type="paragraph" w:styleId="Index1">
    <w:name w:val="index 1"/>
    <w:basedOn w:val="Normal"/>
    <w:next w:val="Normal"/>
    <w:autoRedefine/>
    <w:semiHidden/>
    <w:rsid w:val="00BF1CDD"/>
    <w:pPr>
      <w:tabs>
        <w:tab w:val="clear" w:pos="360"/>
        <w:tab w:val="clear" w:pos="720"/>
        <w:tab w:val="clear" w:pos="1080"/>
      </w:tabs>
      <w:ind w:left="200" w:hanging="200"/>
    </w:pPr>
  </w:style>
  <w:style w:type="paragraph" w:styleId="Index2">
    <w:name w:val="index 2"/>
    <w:basedOn w:val="Normal"/>
    <w:next w:val="Normal"/>
    <w:autoRedefine/>
    <w:semiHidden/>
    <w:rsid w:val="00BF1CDD"/>
    <w:pPr>
      <w:tabs>
        <w:tab w:val="clear" w:pos="360"/>
        <w:tab w:val="clear" w:pos="720"/>
        <w:tab w:val="clear" w:pos="1080"/>
      </w:tabs>
      <w:ind w:left="400" w:hanging="200"/>
    </w:pPr>
  </w:style>
  <w:style w:type="paragraph" w:styleId="Index3">
    <w:name w:val="index 3"/>
    <w:basedOn w:val="Normal"/>
    <w:next w:val="Normal"/>
    <w:autoRedefine/>
    <w:semiHidden/>
    <w:rsid w:val="00BF1CDD"/>
    <w:pPr>
      <w:tabs>
        <w:tab w:val="clear" w:pos="360"/>
        <w:tab w:val="clear" w:pos="720"/>
        <w:tab w:val="clear" w:pos="1080"/>
      </w:tabs>
      <w:ind w:left="600" w:hanging="200"/>
    </w:pPr>
  </w:style>
  <w:style w:type="paragraph" w:styleId="Index4">
    <w:name w:val="index 4"/>
    <w:basedOn w:val="Normal"/>
    <w:next w:val="Normal"/>
    <w:autoRedefine/>
    <w:semiHidden/>
    <w:rsid w:val="00BF1CDD"/>
    <w:pPr>
      <w:tabs>
        <w:tab w:val="clear" w:pos="360"/>
        <w:tab w:val="clear" w:pos="720"/>
        <w:tab w:val="clear" w:pos="1080"/>
      </w:tabs>
      <w:ind w:left="800" w:hanging="200"/>
    </w:pPr>
  </w:style>
  <w:style w:type="paragraph" w:styleId="Index5">
    <w:name w:val="index 5"/>
    <w:basedOn w:val="Normal"/>
    <w:next w:val="Normal"/>
    <w:autoRedefine/>
    <w:semiHidden/>
    <w:rsid w:val="00BF1CDD"/>
    <w:pPr>
      <w:tabs>
        <w:tab w:val="clear" w:pos="360"/>
        <w:tab w:val="clear" w:pos="720"/>
        <w:tab w:val="clear" w:pos="1080"/>
      </w:tabs>
      <w:ind w:left="1000" w:hanging="200"/>
    </w:pPr>
  </w:style>
  <w:style w:type="paragraph" w:styleId="Index6">
    <w:name w:val="index 6"/>
    <w:basedOn w:val="Normal"/>
    <w:next w:val="Normal"/>
    <w:autoRedefine/>
    <w:semiHidden/>
    <w:rsid w:val="00BF1CDD"/>
    <w:pPr>
      <w:tabs>
        <w:tab w:val="clear" w:pos="360"/>
        <w:tab w:val="clear" w:pos="720"/>
        <w:tab w:val="clear" w:pos="1080"/>
      </w:tabs>
      <w:ind w:left="1200" w:hanging="200"/>
    </w:pPr>
  </w:style>
  <w:style w:type="paragraph" w:styleId="Index7">
    <w:name w:val="index 7"/>
    <w:basedOn w:val="Normal"/>
    <w:next w:val="Normal"/>
    <w:autoRedefine/>
    <w:semiHidden/>
    <w:rsid w:val="00BF1CDD"/>
    <w:pPr>
      <w:tabs>
        <w:tab w:val="clear" w:pos="360"/>
        <w:tab w:val="clear" w:pos="720"/>
        <w:tab w:val="clear" w:pos="1080"/>
      </w:tabs>
      <w:ind w:left="1400" w:hanging="200"/>
    </w:pPr>
  </w:style>
  <w:style w:type="paragraph" w:styleId="Index8">
    <w:name w:val="index 8"/>
    <w:basedOn w:val="Normal"/>
    <w:next w:val="Normal"/>
    <w:autoRedefine/>
    <w:semiHidden/>
    <w:rsid w:val="00BF1CDD"/>
    <w:pPr>
      <w:tabs>
        <w:tab w:val="clear" w:pos="360"/>
        <w:tab w:val="clear" w:pos="720"/>
        <w:tab w:val="clear" w:pos="1080"/>
      </w:tabs>
      <w:ind w:left="1600" w:hanging="200"/>
    </w:pPr>
  </w:style>
  <w:style w:type="paragraph" w:styleId="Index9">
    <w:name w:val="index 9"/>
    <w:basedOn w:val="Normal"/>
    <w:next w:val="Normal"/>
    <w:autoRedefine/>
    <w:semiHidden/>
    <w:rsid w:val="00BF1CDD"/>
    <w:pPr>
      <w:tabs>
        <w:tab w:val="clear" w:pos="360"/>
        <w:tab w:val="clear" w:pos="720"/>
        <w:tab w:val="clear" w:pos="1080"/>
      </w:tabs>
      <w:ind w:left="1800" w:hanging="200"/>
    </w:pPr>
  </w:style>
  <w:style w:type="paragraph" w:styleId="IndexHeading">
    <w:name w:val="index heading"/>
    <w:basedOn w:val="Normal"/>
    <w:next w:val="Index1"/>
    <w:semiHidden/>
    <w:rsid w:val="00BF1CDD"/>
    <w:rPr>
      <w:rFonts w:ascii="Arial" w:hAnsi="Arial" w:cs="Arial"/>
      <w:b/>
      <w:bCs/>
    </w:rPr>
  </w:style>
  <w:style w:type="paragraph" w:styleId="MacroText">
    <w:name w:val="macro"/>
    <w:semiHidden/>
    <w:rsid w:val="00BF1CDD"/>
    <w:pPr>
      <w:tabs>
        <w:tab w:val="left" w:pos="480"/>
        <w:tab w:val="left" w:pos="960"/>
        <w:tab w:val="left" w:pos="1440"/>
        <w:tab w:val="left" w:pos="1920"/>
        <w:tab w:val="left" w:pos="2400"/>
        <w:tab w:val="left" w:pos="2880"/>
        <w:tab w:val="left" w:pos="3360"/>
        <w:tab w:val="left" w:pos="3840"/>
        <w:tab w:val="left" w:pos="4320"/>
      </w:tabs>
      <w:jc w:val="both"/>
    </w:pPr>
    <w:rPr>
      <w:rFonts w:ascii="Courier New" w:hAnsi="Courier New" w:cs="Courier New"/>
      <w:snapToGrid w:val="0"/>
      <w:lang w:eastAsia="en-US"/>
    </w:rPr>
  </w:style>
  <w:style w:type="paragraph" w:styleId="TableofAuthorities">
    <w:name w:val="table of authorities"/>
    <w:basedOn w:val="Normal"/>
    <w:next w:val="Normal"/>
    <w:semiHidden/>
    <w:rsid w:val="00BF1CDD"/>
    <w:pPr>
      <w:tabs>
        <w:tab w:val="clear" w:pos="360"/>
        <w:tab w:val="clear" w:pos="720"/>
        <w:tab w:val="clear" w:pos="1080"/>
      </w:tabs>
      <w:ind w:left="200" w:hanging="200"/>
    </w:pPr>
  </w:style>
  <w:style w:type="paragraph" w:styleId="TableofFigures">
    <w:name w:val="table of figures"/>
    <w:basedOn w:val="Normal"/>
    <w:next w:val="Normal"/>
    <w:semiHidden/>
    <w:rsid w:val="00BF1CDD"/>
    <w:pPr>
      <w:tabs>
        <w:tab w:val="clear" w:pos="360"/>
        <w:tab w:val="clear" w:pos="720"/>
        <w:tab w:val="clear" w:pos="1080"/>
      </w:tabs>
      <w:ind w:left="400" w:hanging="400"/>
    </w:pPr>
  </w:style>
  <w:style w:type="paragraph" w:styleId="TOAHeading">
    <w:name w:val="toa heading"/>
    <w:basedOn w:val="Normal"/>
    <w:next w:val="Normal"/>
    <w:semiHidden/>
    <w:rsid w:val="00BF1CDD"/>
    <w:pPr>
      <w:spacing w:before="120"/>
    </w:pPr>
    <w:rPr>
      <w:rFonts w:ascii="Arial" w:hAnsi="Arial" w:cs="Arial"/>
      <w:b/>
      <w:bCs/>
      <w:sz w:val="24"/>
      <w:szCs w:val="24"/>
    </w:rPr>
  </w:style>
  <w:style w:type="paragraph" w:styleId="TOC1">
    <w:name w:val="toc 1"/>
    <w:basedOn w:val="Normal"/>
    <w:next w:val="Normal"/>
    <w:autoRedefine/>
    <w:uiPriority w:val="39"/>
    <w:rsid w:val="00BF1CDD"/>
    <w:pPr>
      <w:tabs>
        <w:tab w:val="clear" w:pos="360"/>
        <w:tab w:val="clear" w:pos="720"/>
        <w:tab w:val="clear" w:pos="1080"/>
      </w:tabs>
    </w:pPr>
  </w:style>
  <w:style w:type="paragraph" w:styleId="TOC2">
    <w:name w:val="toc 2"/>
    <w:basedOn w:val="Normal"/>
    <w:next w:val="Normal"/>
    <w:autoRedefine/>
    <w:uiPriority w:val="39"/>
    <w:rsid w:val="00BF1CDD"/>
    <w:pPr>
      <w:tabs>
        <w:tab w:val="clear" w:pos="360"/>
        <w:tab w:val="clear" w:pos="720"/>
        <w:tab w:val="clear" w:pos="1080"/>
      </w:tabs>
      <w:ind w:left="200"/>
    </w:pPr>
  </w:style>
  <w:style w:type="paragraph" w:styleId="TOC3">
    <w:name w:val="toc 3"/>
    <w:basedOn w:val="Normal"/>
    <w:next w:val="Normal"/>
    <w:autoRedefine/>
    <w:uiPriority w:val="39"/>
    <w:rsid w:val="00BF1CDD"/>
    <w:pPr>
      <w:tabs>
        <w:tab w:val="clear" w:pos="360"/>
        <w:tab w:val="clear" w:pos="720"/>
        <w:tab w:val="clear" w:pos="1080"/>
      </w:tabs>
      <w:ind w:left="400"/>
    </w:pPr>
  </w:style>
  <w:style w:type="paragraph" w:styleId="TOC4">
    <w:name w:val="toc 4"/>
    <w:basedOn w:val="Normal"/>
    <w:next w:val="Normal"/>
    <w:autoRedefine/>
    <w:semiHidden/>
    <w:rsid w:val="00BF1CDD"/>
    <w:pPr>
      <w:tabs>
        <w:tab w:val="clear" w:pos="360"/>
        <w:tab w:val="clear" w:pos="720"/>
        <w:tab w:val="clear" w:pos="1080"/>
      </w:tabs>
      <w:ind w:left="600"/>
    </w:pPr>
  </w:style>
  <w:style w:type="paragraph" w:styleId="TOC5">
    <w:name w:val="toc 5"/>
    <w:basedOn w:val="Normal"/>
    <w:next w:val="Normal"/>
    <w:autoRedefine/>
    <w:semiHidden/>
    <w:rsid w:val="00BF1CDD"/>
    <w:pPr>
      <w:tabs>
        <w:tab w:val="clear" w:pos="360"/>
        <w:tab w:val="clear" w:pos="720"/>
        <w:tab w:val="clear" w:pos="1080"/>
      </w:tabs>
      <w:ind w:left="800"/>
    </w:pPr>
  </w:style>
  <w:style w:type="paragraph" w:styleId="TOC6">
    <w:name w:val="toc 6"/>
    <w:basedOn w:val="Normal"/>
    <w:next w:val="Normal"/>
    <w:autoRedefine/>
    <w:semiHidden/>
    <w:rsid w:val="00BF1CDD"/>
    <w:pPr>
      <w:tabs>
        <w:tab w:val="clear" w:pos="360"/>
        <w:tab w:val="clear" w:pos="720"/>
        <w:tab w:val="clear" w:pos="1080"/>
      </w:tabs>
      <w:ind w:left="1000"/>
    </w:pPr>
  </w:style>
  <w:style w:type="paragraph" w:styleId="TOC7">
    <w:name w:val="toc 7"/>
    <w:basedOn w:val="Normal"/>
    <w:next w:val="Normal"/>
    <w:autoRedefine/>
    <w:semiHidden/>
    <w:rsid w:val="00BF1CDD"/>
    <w:pPr>
      <w:tabs>
        <w:tab w:val="clear" w:pos="360"/>
        <w:tab w:val="clear" w:pos="720"/>
        <w:tab w:val="clear" w:pos="1080"/>
      </w:tabs>
      <w:ind w:left="1200"/>
    </w:pPr>
  </w:style>
  <w:style w:type="paragraph" w:styleId="TOC8">
    <w:name w:val="toc 8"/>
    <w:basedOn w:val="Normal"/>
    <w:next w:val="Normal"/>
    <w:autoRedefine/>
    <w:semiHidden/>
    <w:rsid w:val="00BF1CDD"/>
    <w:pPr>
      <w:tabs>
        <w:tab w:val="clear" w:pos="360"/>
        <w:tab w:val="clear" w:pos="720"/>
        <w:tab w:val="clear" w:pos="1080"/>
      </w:tabs>
      <w:ind w:left="1400"/>
    </w:pPr>
  </w:style>
  <w:style w:type="paragraph" w:styleId="TOC9">
    <w:name w:val="toc 9"/>
    <w:basedOn w:val="Normal"/>
    <w:next w:val="Normal"/>
    <w:autoRedefine/>
    <w:semiHidden/>
    <w:rsid w:val="00BF1CDD"/>
    <w:pPr>
      <w:tabs>
        <w:tab w:val="clear" w:pos="360"/>
        <w:tab w:val="clear" w:pos="720"/>
        <w:tab w:val="clear" w:pos="1080"/>
      </w:tabs>
      <w:ind w:left="1600"/>
    </w:pPr>
  </w:style>
  <w:style w:type="character" w:customStyle="1" w:styleId="HeadingUnnumberedChar">
    <w:name w:val="Heading Unnumbered Char"/>
    <w:basedOn w:val="DefaultParagraphFont"/>
    <w:link w:val="HeadingUnnumbered"/>
    <w:rsid w:val="007E43A9"/>
    <w:rPr>
      <w:b/>
      <w:caps/>
      <w:snapToGrid w:val="0"/>
      <w:sz w:val="22"/>
      <w:lang w:eastAsia="en-US"/>
    </w:rPr>
  </w:style>
  <w:style w:type="character" w:customStyle="1" w:styleId="AbstractHeadingChar">
    <w:name w:val="Abstract Heading Char"/>
    <w:basedOn w:val="HeadingUnnumberedChar"/>
    <w:link w:val="AbstractHeading"/>
    <w:rsid w:val="00730C42"/>
    <w:rPr>
      <w:b/>
      <w:caps/>
      <w:snapToGrid w:val="0"/>
      <w:sz w:val="22"/>
      <w:lang w:eastAsia="en-US"/>
    </w:rPr>
  </w:style>
  <w:style w:type="paragraph" w:customStyle="1" w:styleId="FigureContent">
    <w:name w:val="Figure Content"/>
    <w:basedOn w:val="Normal"/>
    <w:qFormat/>
    <w:rsid w:val="00E41254"/>
    <w:pPr>
      <w:keepNext/>
      <w:spacing w:before="240" w:line="240" w:lineRule="atLeast"/>
      <w:jc w:val="center"/>
    </w:pPr>
    <w:rPr>
      <w:noProof/>
      <w:snapToGrid/>
      <w:lang w:val="de-DE" w:eastAsia="de-DE"/>
    </w:rPr>
  </w:style>
  <w:style w:type="paragraph" w:customStyle="1" w:styleId="EquationNumbered">
    <w:name w:val="EquationNumbered"/>
    <w:basedOn w:val="Equation"/>
    <w:qFormat/>
    <w:rsid w:val="00553614"/>
    <w:pPr>
      <w:tabs>
        <w:tab w:val="center" w:pos="4536"/>
        <w:tab w:val="right" w:pos="9356"/>
      </w:tabs>
    </w:pPr>
  </w:style>
  <w:style w:type="paragraph" w:styleId="Revision">
    <w:name w:val="Revision"/>
    <w:hidden/>
    <w:uiPriority w:val="71"/>
    <w:semiHidden/>
    <w:rsid w:val="00F30CE4"/>
    <w:rPr>
      <w:snapToGrid w:val="0"/>
      <w:sz w:val="22"/>
      <w:lang w:eastAsia="en-US"/>
    </w:rPr>
  </w:style>
  <w:style w:type="paragraph" w:customStyle="1" w:styleId="definition">
    <w:name w:val="definition"/>
    <w:basedOn w:val="Normal"/>
    <w:qFormat/>
    <w:rsid w:val="00AD01DA"/>
    <w:pPr>
      <w:spacing w:before="60" w:after="60"/>
    </w:pPr>
  </w:style>
  <w:style w:type="paragraph" w:customStyle="1" w:styleId="AuthorBio">
    <w:name w:val="AuthorBio"/>
    <w:basedOn w:val="Normal"/>
    <w:qFormat/>
    <w:rsid w:val="0001249B"/>
    <w:pPr>
      <w:widowControl w:val="0"/>
      <w:tabs>
        <w:tab w:val="clear" w:pos="360"/>
        <w:tab w:val="clear" w:pos="720"/>
        <w:tab w:val="clear" w:pos="1080"/>
      </w:tabs>
      <w:autoSpaceDE w:val="0"/>
      <w:autoSpaceDN w:val="0"/>
      <w:adjustRightInd w:val="0"/>
      <w:spacing w:line="210" w:lineRule="exact"/>
    </w:pPr>
    <w:rPr>
      <w:noProof/>
      <w:sz w:val="18"/>
      <w:szCs w:val="18"/>
    </w:rPr>
  </w:style>
  <w:style w:type="paragraph" w:customStyle="1" w:styleId="AuthorAddress">
    <w:name w:val="AuthorAddress"/>
    <w:basedOn w:val="NormalIndent"/>
    <w:qFormat/>
    <w:rsid w:val="00FD79A0"/>
    <w:pPr>
      <w:ind w:firstLine="0"/>
      <w:jc w:val="center"/>
    </w:pPr>
    <w:rPr>
      <w:szCs w:val="22"/>
    </w:rPr>
  </w:style>
  <w:style w:type="character" w:customStyle="1" w:styleId="UnresolvedMention1">
    <w:name w:val="Unresolved Mention1"/>
    <w:basedOn w:val="DefaultParagraphFont"/>
    <w:uiPriority w:val="99"/>
    <w:semiHidden/>
    <w:unhideWhenUsed/>
    <w:rsid w:val="00707B1B"/>
    <w:rPr>
      <w:color w:val="605E5C"/>
      <w:shd w:val="clear" w:color="auto" w:fill="E1DFDD"/>
    </w:rPr>
  </w:style>
  <w:style w:type="table" w:styleId="TableGridLight">
    <w:name w:val="Grid Table Light"/>
    <w:basedOn w:val="TableNormal"/>
    <w:uiPriority w:val="40"/>
    <w:rsid w:val="00FE03E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HeadEditor1">
    <w:name w:val="HeadEditor1"/>
    <w:basedOn w:val="Normal"/>
    <w:qFormat/>
    <w:rsid w:val="008835F4"/>
    <w:pPr>
      <w:tabs>
        <w:tab w:val="clear" w:pos="360"/>
        <w:tab w:val="clear" w:pos="720"/>
        <w:tab w:val="clear" w:pos="1080"/>
        <w:tab w:val="center" w:pos="4320"/>
        <w:tab w:val="right" w:pos="8640"/>
      </w:tabs>
    </w:pPr>
    <w:rPr>
      <w:i/>
    </w:rPr>
  </w:style>
  <w:style w:type="paragraph" w:customStyle="1" w:styleId="HeadEditor2">
    <w:name w:val="HeadEditor2"/>
    <w:basedOn w:val="Normal"/>
    <w:qFormat/>
    <w:rsid w:val="008835F4"/>
    <w:pPr>
      <w:tabs>
        <w:tab w:val="clear" w:pos="360"/>
        <w:tab w:val="clear" w:pos="720"/>
        <w:tab w:val="clear" w:pos="1080"/>
        <w:tab w:val="center" w:pos="4320"/>
        <w:tab w:val="right" w:pos="8640"/>
      </w:tabs>
      <w:spacing w:after="720"/>
    </w:pPr>
    <w:rPr>
      <w:i/>
    </w:rPr>
  </w:style>
  <w:style w:type="paragraph" w:customStyle="1" w:styleId="HeadAuthor">
    <w:name w:val="HeadAuthor"/>
    <w:basedOn w:val="Normal"/>
    <w:qFormat/>
    <w:rsid w:val="001B707A"/>
    <w:pPr>
      <w:tabs>
        <w:tab w:val="clear" w:pos="360"/>
        <w:tab w:val="clear" w:pos="720"/>
        <w:tab w:val="clear" w:pos="1080"/>
        <w:tab w:val="center" w:pos="4320"/>
        <w:tab w:val="right" w:pos="8640"/>
      </w:tabs>
      <w:spacing w:before="289"/>
      <w:jc w:val="center"/>
    </w:pPr>
    <w:rPr>
      <w:i/>
    </w:rPr>
  </w:style>
  <w:style w:type="paragraph" w:styleId="Header">
    <w:name w:val="header"/>
    <w:basedOn w:val="Normal"/>
    <w:link w:val="HeaderChar"/>
    <w:unhideWhenUsed/>
    <w:rsid w:val="007858A3"/>
    <w:pPr>
      <w:tabs>
        <w:tab w:val="clear" w:pos="360"/>
        <w:tab w:val="clear" w:pos="720"/>
        <w:tab w:val="clear" w:pos="1080"/>
        <w:tab w:val="center" w:pos="4680"/>
        <w:tab w:val="right" w:pos="9360"/>
      </w:tabs>
      <w:spacing w:line="240" w:lineRule="auto"/>
    </w:pPr>
  </w:style>
  <w:style w:type="character" w:customStyle="1" w:styleId="HeaderChar">
    <w:name w:val="Header Char"/>
    <w:basedOn w:val="DefaultParagraphFont"/>
    <w:link w:val="Header"/>
    <w:rsid w:val="007858A3"/>
    <w:rPr>
      <w:snapToGrid w:val="0"/>
      <w:sz w:val="22"/>
      <w:lang w:eastAsia="en-US"/>
    </w:rPr>
  </w:style>
  <w:style w:type="paragraph" w:styleId="Footer">
    <w:name w:val="footer"/>
    <w:basedOn w:val="Normal"/>
    <w:link w:val="FooterChar"/>
    <w:unhideWhenUsed/>
    <w:rsid w:val="007858A3"/>
    <w:pPr>
      <w:tabs>
        <w:tab w:val="clear" w:pos="360"/>
        <w:tab w:val="clear" w:pos="720"/>
        <w:tab w:val="clear" w:pos="1080"/>
        <w:tab w:val="center" w:pos="4680"/>
        <w:tab w:val="right" w:pos="9360"/>
      </w:tabs>
      <w:spacing w:line="240" w:lineRule="auto"/>
    </w:pPr>
  </w:style>
  <w:style w:type="character" w:customStyle="1" w:styleId="FooterChar">
    <w:name w:val="Footer Char"/>
    <w:basedOn w:val="DefaultParagraphFont"/>
    <w:link w:val="Footer"/>
    <w:rsid w:val="007858A3"/>
    <w:rPr>
      <w:snapToGrid w:val="0"/>
      <w:sz w:val="22"/>
      <w:lang w:eastAsia="en-US"/>
    </w:rPr>
  </w:style>
  <w:style w:type="character" w:styleId="FollowedHyperlink">
    <w:name w:val="FollowedHyperlink"/>
    <w:basedOn w:val="DefaultParagraphFont"/>
    <w:semiHidden/>
    <w:unhideWhenUsed/>
    <w:rsid w:val="000C33F6"/>
    <w:rPr>
      <w:color w:val="800080" w:themeColor="followedHyperlink"/>
      <w:u w:val="single"/>
    </w:rPr>
  </w:style>
  <w:style w:type="paragraph" w:customStyle="1" w:styleId="EndNoteBibliographyTitle">
    <w:name w:val="EndNote Bibliography Title"/>
    <w:basedOn w:val="Normal"/>
    <w:link w:val="EndNoteBibliographyTitleChar"/>
    <w:rsid w:val="00921D8F"/>
    <w:pPr>
      <w:jc w:val="center"/>
    </w:pPr>
    <w:rPr>
      <w:noProof/>
    </w:rPr>
  </w:style>
  <w:style w:type="character" w:customStyle="1" w:styleId="EndNoteBibliographyTitleChar">
    <w:name w:val="EndNote Bibliography Title Char"/>
    <w:basedOn w:val="DefaultParagraphFont"/>
    <w:link w:val="EndNoteBibliographyTitle"/>
    <w:rsid w:val="00921D8F"/>
    <w:rPr>
      <w:noProof/>
      <w:snapToGrid w:val="0"/>
      <w:sz w:val="22"/>
      <w:lang w:eastAsia="en-US"/>
    </w:rPr>
  </w:style>
  <w:style w:type="paragraph" w:customStyle="1" w:styleId="EndNoteBibliography">
    <w:name w:val="EndNote Bibliography"/>
    <w:basedOn w:val="Normal"/>
    <w:link w:val="EndNoteBibliographyChar"/>
    <w:rsid w:val="00921D8F"/>
    <w:pPr>
      <w:spacing w:line="240" w:lineRule="exact"/>
    </w:pPr>
    <w:rPr>
      <w:noProof/>
    </w:rPr>
  </w:style>
  <w:style w:type="character" w:customStyle="1" w:styleId="EndNoteBibliographyChar">
    <w:name w:val="EndNote Bibliography Char"/>
    <w:basedOn w:val="DefaultParagraphFont"/>
    <w:link w:val="EndNoteBibliography"/>
    <w:rsid w:val="00921D8F"/>
    <w:rPr>
      <w:noProof/>
      <w:snapToGrid w:val="0"/>
      <w:sz w:val="22"/>
      <w:lang w:eastAsia="en-US"/>
    </w:rPr>
  </w:style>
  <w:style w:type="character" w:styleId="FootnoteReference">
    <w:name w:val="footnote reference"/>
    <w:basedOn w:val="DefaultParagraphFont"/>
    <w:semiHidden/>
    <w:unhideWhenUsed/>
    <w:rsid w:val="00AF16CB"/>
    <w:rPr>
      <w:vertAlign w:val="superscript"/>
    </w:rPr>
  </w:style>
  <w:style w:type="table" w:customStyle="1" w:styleId="Paper">
    <w:name w:val="Paper"/>
    <w:basedOn w:val="TableNormal"/>
    <w:uiPriority w:val="99"/>
    <w:rsid w:val="00A77B7D"/>
    <w:tblPr>
      <w:jc w:val="center"/>
      <w:tblBorders>
        <w:bottom w:val="single" w:sz="4" w:space="0" w:color="auto"/>
      </w:tblBorders>
    </w:tblPr>
    <w:trPr>
      <w:jc w:val="center"/>
    </w:trPr>
    <w:tblStylePr w:type="firstRow">
      <w:tblPr/>
      <w:tcPr>
        <w:tcBorders>
          <w:top w:val="single" w:sz="4" w:space="0" w:color="auto"/>
          <w:bottom w:val="single" w:sz="4" w:space="0" w:color="auto"/>
        </w:tcBorders>
      </w:tcPr>
    </w:tblStylePr>
    <w:tblStylePr w:type="lastRow">
      <w:tblPr/>
      <w:tcPr>
        <w:tcBorders>
          <w:top w:val="single" w:sz="4" w:space="0" w:color="auto"/>
          <w:bottom w:val="single" w:sz="4" w:space="0" w:color="auto"/>
        </w:tcBorders>
      </w:tcPr>
    </w:tblStylePr>
  </w:style>
  <w:style w:type="paragraph" w:styleId="ListParagraph">
    <w:name w:val="List Paragraph"/>
    <w:basedOn w:val="Normal"/>
    <w:uiPriority w:val="34"/>
    <w:rsid w:val="005003E3"/>
    <w:pPr>
      <w:ind w:left="720"/>
      <w:contextualSpacing/>
    </w:pPr>
  </w:style>
  <w:style w:type="character" w:styleId="Mention">
    <w:name w:val="Mention"/>
    <w:basedOn w:val="DefaultParagraphFont"/>
    <w:uiPriority w:val="99"/>
    <w:unhideWhenUsed/>
    <w:rsid w:val="00856022"/>
    <w:rPr>
      <w:color w:val="2B579A"/>
      <w:shd w:val="clear" w:color="auto" w:fill="E1DFDD"/>
    </w:rPr>
  </w:style>
  <w:style w:type="character" w:styleId="UnresolvedMention">
    <w:name w:val="Unresolved Mention"/>
    <w:basedOn w:val="DefaultParagraphFont"/>
    <w:uiPriority w:val="99"/>
    <w:semiHidden/>
    <w:unhideWhenUsed/>
    <w:rsid w:val="00D913FD"/>
    <w:rPr>
      <w:color w:val="605E5C"/>
      <w:shd w:val="clear" w:color="auto" w:fill="E1DFDD"/>
    </w:rPr>
  </w:style>
  <w:style w:type="character" w:customStyle="1" w:styleId="Heading1Char">
    <w:name w:val="Heading 1 Char"/>
    <w:basedOn w:val="DefaultParagraphFont"/>
    <w:link w:val="Heading1"/>
    <w:rsid w:val="00CE7C90"/>
    <w:rPr>
      <w:b/>
      <w:caps/>
      <w:snapToGrid w:val="0"/>
      <w:sz w:val="22"/>
      <w:lang w:eastAsia="en-US"/>
    </w:rPr>
  </w:style>
  <w:style w:type="character" w:customStyle="1" w:styleId="Heading2Char">
    <w:name w:val="Heading 2 Char"/>
    <w:basedOn w:val="DefaultParagraphFont"/>
    <w:link w:val="Heading2"/>
    <w:rsid w:val="00FC7615"/>
    <w:rPr>
      <w:b/>
      <w:snapToGrid w:val="0"/>
      <w:sz w:val="22"/>
      <w:lang w:eastAsia="en-US"/>
    </w:rPr>
  </w:style>
  <w:style w:type="paragraph" w:styleId="Caption">
    <w:name w:val="caption"/>
    <w:basedOn w:val="Normal"/>
    <w:next w:val="Normal"/>
    <w:unhideWhenUsed/>
    <w:rsid w:val="00DB49FF"/>
    <w:pPr>
      <w:spacing w:after="200" w:line="240" w:lineRule="auto"/>
    </w:pPr>
    <w:rPr>
      <w:i/>
      <w:iCs/>
      <w:color w:val="1F497D" w:themeColor="text2"/>
      <w:sz w:val="18"/>
      <w:szCs w:val="18"/>
    </w:rPr>
  </w:style>
  <w:style w:type="character" w:customStyle="1" w:styleId="il">
    <w:name w:val="il"/>
    <w:basedOn w:val="DefaultParagraphFont"/>
    <w:rsid w:val="00FA4A97"/>
  </w:style>
  <w:style w:type="character" w:customStyle="1" w:styleId="Heading3Char">
    <w:name w:val="Heading 3 Char"/>
    <w:basedOn w:val="DefaultParagraphFont"/>
    <w:link w:val="Heading3"/>
    <w:rsid w:val="005270AD"/>
    <w:rPr>
      <w:b/>
      <w:snapToGrid w:val="0"/>
      <w:sz w:val="22"/>
      <w:lang w:eastAsia="en-US"/>
    </w:rPr>
  </w:style>
  <w:style w:type="paragraph" w:styleId="NoSpacing">
    <w:name w:val="No Spacing"/>
    <w:link w:val="NoSpacingChar"/>
    <w:uiPriority w:val="1"/>
    <w:qFormat/>
    <w:rsid w:val="001C2ECE"/>
    <w:rPr>
      <w:rFonts w:asciiTheme="minorHAnsi" w:hAnsiTheme="minorHAnsi" w:cstheme="minorBidi"/>
      <w:sz w:val="22"/>
      <w:szCs w:val="22"/>
      <w:lang w:eastAsia="en-US"/>
    </w:rPr>
  </w:style>
  <w:style w:type="character" w:customStyle="1" w:styleId="NoSpacingChar">
    <w:name w:val="No Spacing Char"/>
    <w:basedOn w:val="DefaultParagraphFont"/>
    <w:link w:val="NoSpacing"/>
    <w:uiPriority w:val="1"/>
    <w:rsid w:val="001C2ECE"/>
    <w:rPr>
      <w:rFonts w:asciiTheme="minorHAnsi" w:hAnsiTheme="minorHAnsi" w:cstheme="minorBidi"/>
      <w:sz w:val="22"/>
      <w:szCs w:val="22"/>
      <w:lang w:eastAsia="en-US"/>
    </w:rPr>
  </w:style>
  <w:style w:type="paragraph" w:styleId="TOCHeading">
    <w:name w:val="TOC Heading"/>
    <w:basedOn w:val="Heading1"/>
    <w:next w:val="Normal"/>
    <w:uiPriority w:val="39"/>
    <w:unhideWhenUsed/>
    <w:qFormat/>
    <w:rsid w:val="009377D9"/>
    <w:pPr>
      <w:keepLines/>
      <w:numPr>
        <w:numId w:val="0"/>
      </w:numPr>
      <w:tabs>
        <w:tab w:val="clear" w:pos="720"/>
        <w:tab w:val="clear" w:pos="1080"/>
      </w:tabs>
      <w:suppressAutoHyphens w:val="0"/>
      <w:spacing w:after="0" w:line="259" w:lineRule="auto"/>
      <w:outlineLvl w:val="9"/>
    </w:pPr>
    <w:rPr>
      <w:rFonts w:asciiTheme="majorHAnsi" w:eastAsiaTheme="majorEastAsia" w:hAnsiTheme="majorHAnsi" w:cstheme="majorBidi"/>
      <w:b w:val="0"/>
      <w:caps w:val="0"/>
      <w:snapToGrid/>
      <w:color w:val="365F91" w:themeColor="accent1" w:themeShade="BF"/>
      <w:sz w:val="32"/>
      <w:szCs w:val="32"/>
    </w:rPr>
  </w:style>
  <w:style w:type="character" w:customStyle="1" w:styleId="CommentTextChar">
    <w:name w:val="Comment Text Char"/>
    <w:basedOn w:val="DefaultParagraphFont"/>
    <w:link w:val="CommentText"/>
    <w:semiHidden/>
    <w:rsid w:val="001D262C"/>
    <w:rPr>
      <w:snapToGrid w:val="0"/>
      <w:sz w:val="22"/>
      <w:lang w:eastAsia="en-US"/>
    </w:rPr>
  </w:style>
  <w:style w:type="character" w:customStyle="1" w:styleId="FootnoteTextChar">
    <w:name w:val="Footnote Text Char"/>
    <w:basedOn w:val="DefaultParagraphFont"/>
    <w:link w:val="FootnoteText"/>
    <w:semiHidden/>
    <w:rsid w:val="001D262C"/>
    <w:rPr>
      <w:snapToGrid w:val="0"/>
      <w:sz w:val="22"/>
      <w:lang w:eastAsia="en-US"/>
    </w:rPr>
  </w:style>
  <w:style w:type="paragraph" w:customStyle="1" w:styleId="m1660798955051001371msolistparagraph">
    <w:name w:val="m_1660798955051001371msolistparagraph"/>
    <w:basedOn w:val="Normal"/>
    <w:rsid w:val="001D262C"/>
    <w:pPr>
      <w:tabs>
        <w:tab w:val="clear" w:pos="360"/>
        <w:tab w:val="clear" w:pos="720"/>
        <w:tab w:val="clear" w:pos="1080"/>
      </w:tabs>
      <w:spacing w:before="100" w:beforeAutospacing="1" w:after="100" w:afterAutospacing="1" w:line="240" w:lineRule="auto"/>
      <w:jc w:val="left"/>
    </w:pPr>
    <w:rPr>
      <w:rFonts w:eastAsia="Times New Roman"/>
      <w:snapToGrid/>
      <w:sz w:val="24"/>
      <w:szCs w:val="24"/>
    </w:rPr>
  </w:style>
  <w:style w:type="character" w:customStyle="1" w:styleId="typography-modulelvnit">
    <w:name w:val="typography-module__lvnit"/>
    <w:basedOn w:val="DefaultParagraphFont"/>
    <w:rsid w:val="00FF75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793872">
      <w:bodyDiv w:val="1"/>
      <w:marLeft w:val="0"/>
      <w:marRight w:val="0"/>
      <w:marTop w:val="0"/>
      <w:marBottom w:val="0"/>
      <w:divBdr>
        <w:top w:val="none" w:sz="0" w:space="0" w:color="auto"/>
        <w:left w:val="none" w:sz="0" w:space="0" w:color="auto"/>
        <w:bottom w:val="none" w:sz="0" w:space="0" w:color="auto"/>
        <w:right w:val="none" w:sz="0" w:space="0" w:color="auto"/>
      </w:divBdr>
      <w:divsChild>
        <w:div w:id="53046074">
          <w:marLeft w:val="0"/>
          <w:marRight w:val="0"/>
          <w:marTop w:val="0"/>
          <w:marBottom w:val="0"/>
          <w:divBdr>
            <w:top w:val="none" w:sz="0" w:space="0" w:color="auto"/>
            <w:left w:val="none" w:sz="0" w:space="0" w:color="auto"/>
            <w:bottom w:val="none" w:sz="0" w:space="0" w:color="auto"/>
            <w:right w:val="none" w:sz="0" w:space="0" w:color="auto"/>
          </w:divBdr>
          <w:divsChild>
            <w:div w:id="794561937">
              <w:marLeft w:val="0"/>
              <w:marRight w:val="0"/>
              <w:marTop w:val="0"/>
              <w:marBottom w:val="0"/>
              <w:divBdr>
                <w:top w:val="none" w:sz="0" w:space="0" w:color="auto"/>
                <w:left w:val="none" w:sz="0" w:space="0" w:color="auto"/>
                <w:bottom w:val="none" w:sz="0" w:space="0" w:color="auto"/>
                <w:right w:val="none" w:sz="0" w:space="0" w:color="auto"/>
              </w:divBdr>
            </w:div>
          </w:divsChild>
        </w:div>
        <w:div w:id="249239156">
          <w:marLeft w:val="0"/>
          <w:marRight w:val="0"/>
          <w:marTop w:val="0"/>
          <w:marBottom w:val="0"/>
          <w:divBdr>
            <w:top w:val="none" w:sz="0" w:space="0" w:color="auto"/>
            <w:left w:val="none" w:sz="0" w:space="0" w:color="auto"/>
            <w:bottom w:val="none" w:sz="0" w:space="0" w:color="auto"/>
            <w:right w:val="none" w:sz="0" w:space="0" w:color="auto"/>
          </w:divBdr>
          <w:divsChild>
            <w:div w:id="1345329718">
              <w:marLeft w:val="0"/>
              <w:marRight w:val="0"/>
              <w:marTop w:val="0"/>
              <w:marBottom w:val="0"/>
              <w:divBdr>
                <w:top w:val="none" w:sz="0" w:space="0" w:color="auto"/>
                <w:left w:val="none" w:sz="0" w:space="0" w:color="auto"/>
                <w:bottom w:val="none" w:sz="0" w:space="0" w:color="auto"/>
                <w:right w:val="none" w:sz="0" w:space="0" w:color="auto"/>
              </w:divBdr>
            </w:div>
          </w:divsChild>
        </w:div>
        <w:div w:id="331951442">
          <w:marLeft w:val="0"/>
          <w:marRight w:val="0"/>
          <w:marTop w:val="0"/>
          <w:marBottom w:val="0"/>
          <w:divBdr>
            <w:top w:val="none" w:sz="0" w:space="0" w:color="auto"/>
            <w:left w:val="none" w:sz="0" w:space="0" w:color="auto"/>
            <w:bottom w:val="none" w:sz="0" w:space="0" w:color="auto"/>
            <w:right w:val="none" w:sz="0" w:space="0" w:color="auto"/>
          </w:divBdr>
          <w:divsChild>
            <w:div w:id="577666684">
              <w:marLeft w:val="0"/>
              <w:marRight w:val="0"/>
              <w:marTop w:val="0"/>
              <w:marBottom w:val="0"/>
              <w:divBdr>
                <w:top w:val="none" w:sz="0" w:space="0" w:color="auto"/>
                <w:left w:val="none" w:sz="0" w:space="0" w:color="auto"/>
                <w:bottom w:val="none" w:sz="0" w:space="0" w:color="auto"/>
                <w:right w:val="none" w:sz="0" w:space="0" w:color="auto"/>
              </w:divBdr>
            </w:div>
          </w:divsChild>
        </w:div>
        <w:div w:id="418260690">
          <w:marLeft w:val="0"/>
          <w:marRight w:val="0"/>
          <w:marTop w:val="0"/>
          <w:marBottom w:val="0"/>
          <w:divBdr>
            <w:top w:val="none" w:sz="0" w:space="0" w:color="auto"/>
            <w:left w:val="none" w:sz="0" w:space="0" w:color="auto"/>
            <w:bottom w:val="none" w:sz="0" w:space="0" w:color="auto"/>
            <w:right w:val="none" w:sz="0" w:space="0" w:color="auto"/>
          </w:divBdr>
          <w:divsChild>
            <w:div w:id="749424753">
              <w:marLeft w:val="0"/>
              <w:marRight w:val="0"/>
              <w:marTop w:val="0"/>
              <w:marBottom w:val="0"/>
              <w:divBdr>
                <w:top w:val="none" w:sz="0" w:space="0" w:color="auto"/>
                <w:left w:val="none" w:sz="0" w:space="0" w:color="auto"/>
                <w:bottom w:val="none" w:sz="0" w:space="0" w:color="auto"/>
                <w:right w:val="none" w:sz="0" w:space="0" w:color="auto"/>
              </w:divBdr>
            </w:div>
          </w:divsChild>
        </w:div>
        <w:div w:id="424231287">
          <w:marLeft w:val="0"/>
          <w:marRight w:val="0"/>
          <w:marTop w:val="0"/>
          <w:marBottom w:val="0"/>
          <w:divBdr>
            <w:top w:val="none" w:sz="0" w:space="0" w:color="auto"/>
            <w:left w:val="none" w:sz="0" w:space="0" w:color="auto"/>
            <w:bottom w:val="none" w:sz="0" w:space="0" w:color="auto"/>
            <w:right w:val="none" w:sz="0" w:space="0" w:color="auto"/>
          </w:divBdr>
          <w:divsChild>
            <w:div w:id="1584606505">
              <w:marLeft w:val="0"/>
              <w:marRight w:val="0"/>
              <w:marTop w:val="0"/>
              <w:marBottom w:val="0"/>
              <w:divBdr>
                <w:top w:val="none" w:sz="0" w:space="0" w:color="auto"/>
                <w:left w:val="none" w:sz="0" w:space="0" w:color="auto"/>
                <w:bottom w:val="none" w:sz="0" w:space="0" w:color="auto"/>
                <w:right w:val="none" w:sz="0" w:space="0" w:color="auto"/>
              </w:divBdr>
            </w:div>
          </w:divsChild>
        </w:div>
        <w:div w:id="430055624">
          <w:marLeft w:val="0"/>
          <w:marRight w:val="0"/>
          <w:marTop w:val="0"/>
          <w:marBottom w:val="0"/>
          <w:divBdr>
            <w:top w:val="none" w:sz="0" w:space="0" w:color="auto"/>
            <w:left w:val="none" w:sz="0" w:space="0" w:color="auto"/>
            <w:bottom w:val="none" w:sz="0" w:space="0" w:color="auto"/>
            <w:right w:val="none" w:sz="0" w:space="0" w:color="auto"/>
          </w:divBdr>
          <w:divsChild>
            <w:div w:id="755979210">
              <w:marLeft w:val="0"/>
              <w:marRight w:val="0"/>
              <w:marTop w:val="0"/>
              <w:marBottom w:val="0"/>
              <w:divBdr>
                <w:top w:val="none" w:sz="0" w:space="0" w:color="auto"/>
                <w:left w:val="none" w:sz="0" w:space="0" w:color="auto"/>
                <w:bottom w:val="none" w:sz="0" w:space="0" w:color="auto"/>
                <w:right w:val="none" w:sz="0" w:space="0" w:color="auto"/>
              </w:divBdr>
            </w:div>
          </w:divsChild>
        </w:div>
        <w:div w:id="525020562">
          <w:marLeft w:val="0"/>
          <w:marRight w:val="0"/>
          <w:marTop w:val="0"/>
          <w:marBottom w:val="0"/>
          <w:divBdr>
            <w:top w:val="none" w:sz="0" w:space="0" w:color="auto"/>
            <w:left w:val="none" w:sz="0" w:space="0" w:color="auto"/>
            <w:bottom w:val="none" w:sz="0" w:space="0" w:color="auto"/>
            <w:right w:val="none" w:sz="0" w:space="0" w:color="auto"/>
          </w:divBdr>
          <w:divsChild>
            <w:div w:id="1254120505">
              <w:marLeft w:val="0"/>
              <w:marRight w:val="0"/>
              <w:marTop w:val="0"/>
              <w:marBottom w:val="0"/>
              <w:divBdr>
                <w:top w:val="none" w:sz="0" w:space="0" w:color="auto"/>
                <w:left w:val="none" w:sz="0" w:space="0" w:color="auto"/>
                <w:bottom w:val="none" w:sz="0" w:space="0" w:color="auto"/>
                <w:right w:val="none" w:sz="0" w:space="0" w:color="auto"/>
              </w:divBdr>
            </w:div>
          </w:divsChild>
        </w:div>
        <w:div w:id="641277384">
          <w:marLeft w:val="0"/>
          <w:marRight w:val="0"/>
          <w:marTop w:val="0"/>
          <w:marBottom w:val="0"/>
          <w:divBdr>
            <w:top w:val="none" w:sz="0" w:space="0" w:color="auto"/>
            <w:left w:val="none" w:sz="0" w:space="0" w:color="auto"/>
            <w:bottom w:val="none" w:sz="0" w:space="0" w:color="auto"/>
            <w:right w:val="none" w:sz="0" w:space="0" w:color="auto"/>
          </w:divBdr>
          <w:divsChild>
            <w:div w:id="1941137379">
              <w:marLeft w:val="0"/>
              <w:marRight w:val="0"/>
              <w:marTop w:val="0"/>
              <w:marBottom w:val="0"/>
              <w:divBdr>
                <w:top w:val="none" w:sz="0" w:space="0" w:color="auto"/>
                <w:left w:val="none" w:sz="0" w:space="0" w:color="auto"/>
                <w:bottom w:val="none" w:sz="0" w:space="0" w:color="auto"/>
                <w:right w:val="none" w:sz="0" w:space="0" w:color="auto"/>
              </w:divBdr>
            </w:div>
          </w:divsChild>
        </w:div>
        <w:div w:id="752161527">
          <w:marLeft w:val="0"/>
          <w:marRight w:val="0"/>
          <w:marTop w:val="0"/>
          <w:marBottom w:val="0"/>
          <w:divBdr>
            <w:top w:val="none" w:sz="0" w:space="0" w:color="auto"/>
            <w:left w:val="none" w:sz="0" w:space="0" w:color="auto"/>
            <w:bottom w:val="none" w:sz="0" w:space="0" w:color="auto"/>
            <w:right w:val="none" w:sz="0" w:space="0" w:color="auto"/>
          </w:divBdr>
          <w:divsChild>
            <w:div w:id="1486703095">
              <w:marLeft w:val="0"/>
              <w:marRight w:val="0"/>
              <w:marTop w:val="0"/>
              <w:marBottom w:val="0"/>
              <w:divBdr>
                <w:top w:val="none" w:sz="0" w:space="0" w:color="auto"/>
                <w:left w:val="none" w:sz="0" w:space="0" w:color="auto"/>
                <w:bottom w:val="none" w:sz="0" w:space="0" w:color="auto"/>
                <w:right w:val="none" w:sz="0" w:space="0" w:color="auto"/>
              </w:divBdr>
            </w:div>
          </w:divsChild>
        </w:div>
        <w:div w:id="845242879">
          <w:marLeft w:val="0"/>
          <w:marRight w:val="0"/>
          <w:marTop w:val="0"/>
          <w:marBottom w:val="0"/>
          <w:divBdr>
            <w:top w:val="none" w:sz="0" w:space="0" w:color="auto"/>
            <w:left w:val="none" w:sz="0" w:space="0" w:color="auto"/>
            <w:bottom w:val="none" w:sz="0" w:space="0" w:color="auto"/>
            <w:right w:val="none" w:sz="0" w:space="0" w:color="auto"/>
          </w:divBdr>
          <w:divsChild>
            <w:div w:id="1537737035">
              <w:marLeft w:val="0"/>
              <w:marRight w:val="0"/>
              <w:marTop w:val="0"/>
              <w:marBottom w:val="0"/>
              <w:divBdr>
                <w:top w:val="none" w:sz="0" w:space="0" w:color="auto"/>
                <w:left w:val="none" w:sz="0" w:space="0" w:color="auto"/>
                <w:bottom w:val="none" w:sz="0" w:space="0" w:color="auto"/>
                <w:right w:val="none" w:sz="0" w:space="0" w:color="auto"/>
              </w:divBdr>
            </w:div>
          </w:divsChild>
        </w:div>
        <w:div w:id="941642254">
          <w:marLeft w:val="0"/>
          <w:marRight w:val="0"/>
          <w:marTop w:val="0"/>
          <w:marBottom w:val="0"/>
          <w:divBdr>
            <w:top w:val="none" w:sz="0" w:space="0" w:color="auto"/>
            <w:left w:val="none" w:sz="0" w:space="0" w:color="auto"/>
            <w:bottom w:val="none" w:sz="0" w:space="0" w:color="auto"/>
            <w:right w:val="none" w:sz="0" w:space="0" w:color="auto"/>
          </w:divBdr>
          <w:divsChild>
            <w:div w:id="756751817">
              <w:marLeft w:val="0"/>
              <w:marRight w:val="0"/>
              <w:marTop w:val="0"/>
              <w:marBottom w:val="0"/>
              <w:divBdr>
                <w:top w:val="none" w:sz="0" w:space="0" w:color="auto"/>
                <w:left w:val="none" w:sz="0" w:space="0" w:color="auto"/>
                <w:bottom w:val="none" w:sz="0" w:space="0" w:color="auto"/>
                <w:right w:val="none" w:sz="0" w:space="0" w:color="auto"/>
              </w:divBdr>
            </w:div>
          </w:divsChild>
        </w:div>
        <w:div w:id="959067249">
          <w:marLeft w:val="0"/>
          <w:marRight w:val="0"/>
          <w:marTop w:val="0"/>
          <w:marBottom w:val="0"/>
          <w:divBdr>
            <w:top w:val="none" w:sz="0" w:space="0" w:color="auto"/>
            <w:left w:val="none" w:sz="0" w:space="0" w:color="auto"/>
            <w:bottom w:val="none" w:sz="0" w:space="0" w:color="auto"/>
            <w:right w:val="none" w:sz="0" w:space="0" w:color="auto"/>
          </w:divBdr>
          <w:divsChild>
            <w:div w:id="1374770757">
              <w:marLeft w:val="0"/>
              <w:marRight w:val="0"/>
              <w:marTop w:val="0"/>
              <w:marBottom w:val="0"/>
              <w:divBdr>
                <w:top w:val="none" w:sz="0" w:space="0" w:color="auto"/>
                <w:left w:val="none" w:sz="0" w:space="0" w:color="auto"/>
                <w:bottom w:val="none" w:sz="0" w:space="0" w:color="auto"/>
                <w:right w:val="none" w:sz="0" w:space="0" w:color="auto"/>
              </w:divBdr>
            </w:div>
          </w:divsChild>
        </w:div>
        <w:div w:id="966474949">
          <w:marLeft w:val="0"/>
          <w:marRight w:val="0"/>
          <w:marTop w:val="0"/>
          <w:marBottom w:val="0"/>
          <w:divBdr>
            <w:top w:val="none" w:sz="0" w:space="0" w:color="auto"/>
            <w:left w:val="none" w:sz="0" w:space="0" w:color="auto"/>
            <w:bottom w:val="none" w:sz="0" w:space="0" w:color="auto"/>
            <w:right w:val="none" w:sz="0" w:space="0" w:color="auto"/>
          </w:divBdr>
          <w:divsChild>
            <w:div w:id="149097044">
              <w:marLeft w:val="0"/>
              <w:marRight w:val="0"/>
              <w:marTop w:val="0"/>
              <w:marBottom w:val="0"/>
              <w:divBdr>
                <w:top w:val="none" w:sz="0" w:space="0" w:color="auto"/>
                <w:left w:val="none" w:sz="0" w:space="0" w:color="auto"/>
                <w:bottom w:val="none" w:sz="0" w:space="0" w:color="auto"/>
                <w:right w:val="none" w:sz="0" w:space="0" w:color="auto"/>
              </w:divBdr>
            </w:div>
          </w:divsChild>
        </w:div>
        <w:div w:id="1081292347">
          <w:marLeft w:val="0"/>
          <w:marRight w:val="0"/>
          <w:marTop w:val="0"/>
          <w:marBottom w:val="0"/>
          <w:divBdr>
            <w:top w:val="none" w:sz="0" w:space="0" w:color="auto"/>
            <w:left w:val="none" w:sz="0" w:space="0" w:color="auto"/>
            <w:bottom w:val="none" w:sz="0" w:space="0" w:color="auto"/>
            <w:right w:val="none" w:sz="0" w:space="0" w:color="auto"/>
          </w:divBdr>
          <w:divsChild>
            <w:div w:id="220673326">
              <w:marLeft w:val="0"/>
              <w:marRight w:val="0"/>
              <w:marTop w:val="0"/>
              <w:marBottom w:val="0"/>
              <w:divBdr>
                <w:top w:val="none" w:sz="0" w:space="0" w:color="auto"/>
                <w:left w:val="none" w:sz="0" w:space="0" w:color="auto"/>
                <w:bottom w:val="none" w:sz="0" w:space="0" w:color="auto"/>
                <w:right w:val="none" w:sz="0" w:space="0" w:color="auto"/>
              </w:divBdr>
            </w:div>
          </w:divsChild>
        </w:div>
        <w:div w:id="1082876380">
          <w:marLeft w:val="0"/>
          <w:marRight w:val="0"/>
          <w:marTop w:val="0"/>
          <w:marBottom w:val="0"/>
          <w:divBdr>
            <w:top w:val="none" w:sz="0" w:space="0" w:color="auto"/>
            <w:left w:val="none" w:sz="0" w:space="0" w:color="auto"/>
            <w:bottom w:val="none" w:sz="0" w:space="0" w:color="auto"/>
            <w:right w:val="none" w:sz="0" w:space="0" w:color="auto"/>
          </w:divBdr>
          <w:divsChild>
            <w:div w:id="1344823755">
              <w:marLeft w:val="0"/>
              <w:marRight w:val="0"/>
              <w:marTop w:val="0"/>
              <w:marBottom w:val="0"/>
              <w:divBdr>
                <w:top w:val="none" w:sz="0" w:space="0" w:color="auto"/>
                <w:left w:val="none" w:sz="0" w:space="0" w:color="auto"/>
                <w:bottom w:val="none" w:sz="0" w:space="0" w:color="auto"/>
                <w:right w:val="none" w:sz="0" w:space="0" w:color="auto"/>
              </w:divBdr>
            </w:div>
          </w:divsChild>
        </w:div>
        <w:div w:id="1086270133">
          <w:marLeft w:val="0"/>
          <w:marRight w:val="0"/>
          <w:marTop w:val="0"/>
          <w:marBottom w:val="0"/>
          <w:divBdr>
            <w:top w:val="none" w:sz="0" w:space="0" w:color="auto"/>
            <w:left w:val="none" w:sz="0" w:space="0" w:color="auto"/>
            <w:bottom w:val="none" w:sz="0" w:space="0" w:color="auto"/>
            <w:right w:val="none" w:sz="0" w:space="0" w:color="auto"/>
          </w:divBdr>
          <w:divsChild>
            <w:div w:id="1735812148">
              <w:marLeft w:val="0"/>
              <w:marRight w:val="0"/>
              <w:marTop w:val="0"/>
              <w:marBottom w:val="0"/>
              <w:divBdr>
                <w:top w:val="none" w:sz="0" w:space="0" w:color="auto"/>
                <w:left w:val="none" w:sz="0" w:space="0" w:color="auto"/>
                <w:bottom w:val="none" w:sz="0" w:space="0" w:color="auto"/>
                <w:right w:val="none" w:sz="0" w:space="0" w:color="auto"/>
              </w:divBdr>
            </w:div>
          </w:divsChild>
        </w:div>
        <w:div w:id="1270357940">
          <w:marLeft w:val="0"/>
          <w:marRight w:val="0"/>
          <w:marTop w:val="0"/>
          <w:marBottom w:val="0"/>
          <w:divBdr>
            <w:top w:val="none" w:sz="0" w:space="0" w:color="auto"/>
            <w:left w:val="none" w:sz="0" w:space="0" w:color="auto"/>
            <w:bottom w:val="none" w:sz="0" w:space="0" w:color="auto"/>
            <w:right w:val="none" w:sz="0" w:space="0" w:color="auto"/>
          </w:divBdr>
          <w:divsChild>
            <w:div w:id="275214316">
              <w:marLeft w:val="0"/>
              <w:marRight w:val="0"/>
              <w:marTop w:val="0"/>
              <w:marBottom w:val="0"/>
              <w:divBdr>
                <w:top w:val="none" w:sz="0" w:space="0" w:color="auto"/>
                <w:left w:val="none" w:sz="0" w:space="0" w:color="auto"/>
                <w:bottom w:val="none" w:sz="0" w:space="0" w:color="auto"/>
                <w:right w:val="none" w:sz="0" w:space="0" w:color="auto"/>
              </w:divBdr>
            </w:div>
          </w:divsChild>
        </w:div>
        <w:div w:id="1338801851">
          <w:marLeft w:val="0"/>
          <w:marRight w:val="0"/>
          <w:marTop w:val="0"/>
          <w:marBottom w:val="0"/>
          <w:divBdr>
            <w:top w:val="none" w:sz="0" w:space="0" w:color="auto"/>
            <w:left w:val="none" w:sz="0" w:space="0" w:color="auto"/>
            <w:bottom w:val="none" w:sz="0" w:space="0" w:color="auto"/>
            <w:right w:val="none" w:sz="0" w:space="0" w:color="auto"/>
          </w:divBdr>
          <w:divsChild>
            <w:div w:id="2110465929">
              <w:marLeft w:val="0"/>
              <w:marRight w:val="0"/>
              <w:marTop w:val="0"/>
              <w:marBottom w:val="0"/>
              <w:divBdr>
                <w:top w:val="none" w:sz="0" w:space="0" w:color="auto"/>
                <w:left w:val="none" w:sz="0" w:space="0" w:color="auto"/>
                <w:bottom w:val="none" w:sz="0" w:space="0" w:color="auto"/>
                <w:right w:val="none" w:sz="0" w:space="0" w:color="auto"/>
              </w:divBdr>
            </w:div>
          </w:divsChild>
        </w:div>
        <w:div w:id="1440300893">
          <w:marLeft w:val="0"/>
          <w:marRight w:val="0"/>
          <w:marTop w:val="0"/>
          <w:marBottom w:val="0"/>
          <w:divBdr>
            <w:top w:val="none" w:sz="0" w:space="0" w:color="auto"/>
            <w:left w:val="none" w:sz="0" w:space="0" w:color="auto"/>
            <w:bottom w:val="none" w:sz="0" w:space="0" w:color="auto"/>
            <w:right w:val="none" w:sz="0" w:space="0" w:color="auto"/>
          </w:divBdr>
          <w:divsChild>
            <w:div w:id="1682392822">
              <w:marLeft w:val="0"/>
              <w:marRight w:val="0"/>
              <w:marTop w:val="0"/>
              <w:marBottom w:val="0"/>
              <w:divBdr>
                <w:top w:val="none" w:sz="0" w:space="0" w:color="auto"/>
                <w:left w:val="none" w:sz="0" w:space="0" w:color="auto"/>
                <w:bottom w:val="none" w:sz="0" w:space="0" w:color="auto"/>
                <w:right w:val="none" w:sz="0" w:space="0" w:color="auto"/>
              </w:divBdr>
            </w:div>
          </w:divsChild>
        </w:div>
        <w:div w:id="1496260484">
          <w:marLeft w:val="0"/>
          <w:marRight w:val="0"/>
          <w:marTop w:val="0"/>
          <w:marBottom w:val="0"/>
          <w:divBdr>
            <w:top w:val="none" w:sz="0" w:space="0" w:color="auto"/>
            <w:left w:val="none" w:sz="0" w:space="0" w:color="auto"/>
            <w:bottom w:val="none" w:sz="0" w:space="0" w:color="auto"/>
            <w:right w:val="none" w:sz="0" w:space="0" w:color="auto"/>
          </w:divBdr>
          <w:divsChild>
            <w:div w:id="1224222545">
              <w:marLeft w:val="0"/>
              <w:marRight w:val="0"/>
              <w:marTop w:val="0"/>
              <w:marBottom w:val="0"/>
              <w:divBdr>
                <w:top w:val="none" w:sz="0" w:space="0" w:color="auto"/>
                <w:left w:val="none" w:sz="0" w:space="0" w:color="auto"/>
                <w:bottom w:val="none" w:sz="0" w:space="0" w:color="auto"/>
                <w:right w:val="none" w:sz="0" w:space="0" w:color="auto"/>
              </w:divBdr>
            </w:div>
          </w:divsChild>
        </w:div>
        <w:div w:id="1548683853">
          <w:marLeft w:val="0"/>
          <w:marRight w:val="0"/>
          <w:marTop w:val="0"/>
          <w:marBottom w:val="0"/>
          <w:divBdr>
            <w:top w:val="none" w:sz="0" w:space="0" w:color="auto"/>
            <w:left w:val="none" w:sz="0" w:space="0" w:color="auto"/>
            <w:bottom w:val="none" w:sz="0" w:space="0" w:color="auto"/>
            <w:right w:val="none" w:sz="0" w:space="0" w:color="auto"/>
          </w:divBdr>
          <w:divsChild>
            <w:div w:id="295646501">
              <w:marLeft w:val="0"/>
              <w:marRight w:val="0"/>
              <w:marTop w:val="0"/>
              <w:marBottom w:val="0"/>
              <w:divBdr>
                <w:top w:val="none" w:sz="0" w:space="0" w:color="auto"/>
                <w:left w:val="none" w:sz="0" w:space="0" w:color="auto"/>
                <w:bottom w:val="none" w:sz="0" w:space="0" w:color="auto"/>
                <w:right w:val="none" w:sz="0" w:space="0" w:color="auto"/>
              </w:divBdr>
            </w:div>
          </w:divsChild>
        </w:div>
        <w:div w:id="1603956650">
          <w:marLeft w:val="0"/>
          <w:marRight w:val="0"/>
          <w:marTop w:val="0"/>
          <w:marBottom w:val="0"/>
          <w:divBdr>
            <w:top w:val="none" w:sz="0" w:space="0" w:color="auto"/>
            <w:left w:val="none" w:sz="0" w:space="0" w:color="auto"/>
            <w:bottom w:val="none" w:sz="0" w:space="0" w:color="auto"/>
            <w:right w:val="none" w:sz="0" w:space="0" w:color="auto"/>
          </w:divBdr>
          <w:divsChild>
            <w:div w:id="1247306635">
              <w:marLeft w:val="0"/>
              <w:marRight w:val="0"/>
              <w:marTop w:val="0"/>
              <w:marBottom w:val="0"/>
              <w:divBdr>
                <w:top w:val="none" w:sz="0" w:space="0" w:color="auto"/>
                <w:left w:val="none" w:sz="0" w:space="0" w:color="auto"/>
                <w:bottom w:val="none" w:sz="0" w:space="0" w:color="auto"/>
                <w:right w:val="none" w:sz="0" w:space="0" w:color="auto"/>
              </w:divBdr>
            </w:div>
          </w:divsChild>
        </w:div>
        <w:div w:id="1936011263">
          <w:marLeft w:val="0"/>
          <w:marRight w:val="0"/>
          <w:marTop w:val="0"/>
          <w:marBottom w:val="0"/>
          <w:divBdr>
            <w:top w:val="none" w:sz="0" w:space="0" w:color="auto"/>
            <w:left w:val="none" w:sz="0" w:space="0" w:color="auto"/>
            <w:bottom w:val="none" w:sz="0" w:space="0" w:color="auto"/>
            <w:right w:val="none" w:sz="0" w:space="0" w:color="auto"/>
          </w:divBdr>
          <w:divsChild>
            <w:div w:id="2022775753">
              <w:marLeft w:val="0"/>
              <w:marRight w:val="0"/>
              <w:marTop w:val="0"/>
              <w:marBottom w:val="0"/>
              <w:divBdr>
                <w:top w:val="none" w:sz="0" w:space="0" w:color="auto"/>
                <w:left w:val="none" w:sz="0" w:space="0" w:color="auto"/>
                <w:bottom w:val="none" w:sz="0" w:space="0" w:color="auto"/>
                <w:right w:val="none" w:sz="0" w:space="0" w:color="auto"/>
              </w:divBdr>
            </w:div>
          </w:divsChild>
        </w:div>
        <w:div w:id="2071687387">
          <w:marLeft w:val="0"/>
          <w:marRight w:val="0"/>
          <w:marTop w:val="0"/>
          <w:marBottom w:val="0"/>
          <w:divBdr>
            <w:top w:val="none" w:sz="0" w:space="0" w:color="auto"/>
            <w:left w:val="none" w:sz="0" w:space="0" w:color="auto"/>
            <w:bottom w:val="none" w:sz="0" w:space="0" w:color="auto"/>
            <w:right w:val="none" w:sz="0" w:space="0" w:color="auto"/>
          </w:divBdr>
          <w:divsChild>
            <w:div w:id="2098552195">
              <w:marLeft w:val="0"/>
              <w:marRight w:val="0"/>
              <w:marTop w:val="0"/>
              <w:marBottom w:val="0"/>
              <w:divBdr>
                <w:top w:val="none" w:sz="0" w:space="0" w:color="auto"/>
                <w:left w:val="none" w:sz="0" w:space="0" w:color="auto"/>
                <w:bottom w:val="none" w:sz="0" w:space="0" w:color="auto"/>
                <w:right w:val="none" w:sz="0" w:space="0" w:color="auto"/>
              </w:divBdr>
            </w:div>
          </w:divsChild>
        </w:div>
        <w:div w:id="2108184454">
          <w:marLeft w:val="0"/>
          <w:marRight w:val="0"/>
          <w:marTop w:val="0"/>
          <w:marBottom w:val="0"/>
          <w:divBdr>
            <w:top w:val="none" w:sz="0" w:space="0" w:color="auto"/>
            <w:left w:val="none" w:sz="0" w:space="0" w:color="auto"/>
            <w:bottom w:val="none" w:sz="0" w:space="0" w:color="auto"/>
            <w:right w:val="none" w:sz="0" w:space="0" w:color="auto"/>
          </w:divBdr>
          <w:divsChild>
            <w:div w:id="802305541">
              <w:marLeft w:val="0"/>
              <w:marRight w:val="0"/>
              <w:marTop w:val="0"/>
              <w:marBottom w:val="0"/>
              <w:divBdr>
                <w:top w:val="none" w:sz="0" w:space="0" w:color="auto"/>
                <w:left w:val="none" w:sz="0" w:space="0" w:color="auto"/>
                <w:bottom w:val="none" w:sz="0" w:space="0" w:color="auto"/>
                <w:right w:val="none" w:sz="0" w:space="0" w:color="auto"/>
              </w:divBdr>
            </w:div>
          </w:divsChild>
        </w:div>
        <w:div w:id="2140611284">
          <w:marLeft w:val="0"/>
          <w:marRight w:val="0"/>
          <w:marTop w:val="0"/>
          <w:marBottom w:val="0"/>
          <w:divBdr>
            <w:top w:val="none" w:sz="0" w:space="0" w:color="auto"/>
            <w:left w:val="none" w:sz="0" w:space="0" w:color="auto"/>
            <w:bottom w:val="none" w:sz="0" w:space="0" w:color="auto"/>
            <w:right w:val="none" w:sz="0" w:space="0" w:color="auto"/>
          </w:divBdr>
          <w:divsChild>
            <w:div w:id="111614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670870">
      <w:bodyDiv w:val="1"/>
      <w:marLeft w:val="0"/>
      <w:marRight w:val="0"/>
      <w:marTop w:val="0"/>
      <w:marBottom w:val="0"/>
      <w:divBdr>
        <w:top w:val="none" w:sz="0" w:space="0" w:color="auto"/>
        <w:left w:val="none" w:sz="0" w:space="0" w:color="auto"/>
        <w:bottom w:val="none" w:sz="0" w:space="0" w:color="auto"/>
        <w:right w:val="none" w:sz="0" w:space="0" w:color="auto"/>
      </w:divBdr>
    </w:div>
    <w:div w:id="397821612">
      <w:bodyDiv w:val="1"/>
      <w:marLeft w:val="0"/>
      <w:marRight w:val="0"/>
      <w:marTop w:val="0"/>
      <w:marBottom w:val="0"/>
      <w:divBdr>
        <w:top w:val="none" w:sz="0" w:space="0" w:color="auto"/>
        <w:left w:val="none" w:sz="0" w:space="0" w:color="auto"/>
        <w:bottom w:val="none" w:sz="0" w:space="0" w:color="auto"/>
        <w:right w:val="none" w:sz="0" w:space="0" w:color="auto"/>
      </w:divBdr>
    </w:div>
    <w:div w:id="418258252">
      <w:bodyDiv w:val="1"/>
      <w:marLeft w:val="0"/>
      <w:marRight w:val="0"/>
      <w:marTop w:val="0"/>
      <w:marBottom w:val="0"/>
      <w:divBdr>
        <w:top w:val="none" w:sz="0" w:space="0" w:color="auto"/>
        <w:left w:val="none" w:sz="0" w:space="0" w:color="auto"/>
        <w:bottom w:val="none" w:sz="0" w:space="0" w:color="auto"/>
        <w:right w:val="none" w:sz="0" w:space="0" w:color="auto"/>
      </w:divBdr>
    </w:div>
    <w:div w:id="462697539">
      <w:bodyDiv w:val="1"/>
      <w:marLeft w:val="0"/>
      <w:marRight w:val="0"/>
      <w:marTop w:val="0"/>
      <w:marBottom w:val="0"/>
      <w:divBdr>
        <w:top w:val="none" w:sz="0" w:space="0" w:color="auto"/>
        <w:left w:val="none" w:sz="0" w:space="0" w:color="auto"/>
        <w:bottom w:val="none" w:sz="0" w:space="0" w:color="auto"/>
        <w:right w:val="none" w:sz="0" w:space="0" w:color="auto"/>
      </w:divBdr>
    </w:div>
    <w:div w:id="488403452">
      <w:bodyDiv w:val="1"/>
      <w:marLeft w:val="0"/>
      <w:marRight w:val="0"/>
      <w:marTop w:val="0"/>
      <w:marBottom w:val="0"/>
      <w:divBdr>
        <w:top w:val="none" w:sz="0" w:space="0" w:color="auto"/>
        <w:left w:val="none" w:sz="0" w:space="0" w:color="auto"/>
        <w:bottom w:val="none" w:sz="0" w:space="0" w:color="auto"/>
        <w:right w:val="none" w:sz="0" w:space="0" w:color="auto"/>
      </w:divBdr>
    </w:div>
    <w:div w:id="492913451">
      <w:bodyDiv w:val="1"/>
      <w:marLeft w:val="0"/>
      <w:marRight w:val="0"/>
      <w:marTop w:val="0"/>
      <w:marBottom w:val="0"/>
      <w:divBdr>
        <w:top w:val="none" w:sz="0" w:space="0" w:color="auto"/>
        <w:left w:val="none" w:sz="0" w:space="0" w:color="auto"/>
        <w:bottom w:val="none" w:sz="0" w:space="0" w:color="auto"/>
        <w:right w:val="none" w:sz="0" w:space="0" w:color="auto"/>
      </w:divBdr>
    </w:div>
    <w:div w:id="513374649">
      <w:bodyDiv w:val="1"/>
      <w:marLeft w:val="0"/>
      <w:marRight w:val="0"/>
      <w:marTop w:val="0"/>
      <w:marBottom w:val="0"/>
      <w:divBdr>
        <w:top w:val="none" w:sz="0" w:space="0" w:color="auto"/>
        <w:left w:val="none" w:sz="0" w:space="0" w:color="auto"/>
        <w:bottom w:val="none" w:sz="0" w:space="0" w:color="auto"/>
        <w:right w:val="none" w:sz="0" w:space="0" w:color="auto"/>
      </w:divBdr>
    </w:div>
    <w:div w:id="584648876">
      <w:bodyDiv w:val="1"/>
      <w:marLeft w:val="0"/>
      <w:marRight w:val="0"/>
      <w:marTop w:val="0"/>
      <w:marBottom w:val="0"/>
      <w:divBdr>
        <w:top w:val="none" w:sz="0" w:space="0" w:color="auto"/>
        <w:left w:val="none" w:sz="0" w:space="0" w:color="auto"/>
        <w:bottom w:val="none" w:sz="0" w:space="0" w:color="auto"/>
        <w:right w:val="none" w:sz="0" w:space="0" w:color="auto"/>
      </w:divBdr>
    </w:div>
    <w:div w:id="592981771">
      <w:bodyDiv w:val="1"/>
      <w:marLeft w:val="0"/>
      <w:marRight w:val="0"/>
      <w:marTop w:val="0"/>
      <w:marBottom w:val="0"/>
      <w:divBdr>
        <w:top w:val="none" w:sz="0" w:space="0" w:color="auto"/>
        <w:left w:val="none" w:sz="0" w:space="0" w:color="auto"/>
        <w:bottom w:val="none" w:sz="0" w:space="0" w:color="auto"/>
        <w:right w:val="none" w:sz="0" w:space="0" w:color="auto"/>
      </w:divBdr>
    </w:div>
    <w:div w:id="622885453">
      <w:bodyDiv w:val="1"/>
      <w:marLeft w:val="0"/>
      <w:marRight w:val="0"/>
      <w:marTop w:val="0"/>
      <w:marBottom w:val="0"/>
      <w:divBdr>
        <w:top w:val="none" w:sz="0" w:space="0" w:color="auto"/>
        <w:left w:val="none" w:sz="0" w:space="0" w:color="auto"/>
        <w:bottom w:val="none" w:sz="0" w:space="0" w:color="auto"/>
        <w:right w:val="none" w:sz="0" w:space="0" w:color="auto"/>
      </w:divBdr>
      <w:divsChild>
        <w:div w:id="126168837">
          <w:marLeft w:val="0"/>
          <w:marRight w:val="0"/>
          <w:marTop w:val="0"/>
          <w:marBottom w:val="0"/>
          <w:divBdr>
            <w:top w:val="none" w:sz="0" w:space="0" w:color="auto"/>
            <w:left w:val="none" w:sz="0" w:space="0" w:color="auto"/>
            <w:bottom w:val="none" w:sz="0" w:space="0" w:color="auto"/>
            <w:right w:val="none" w:sz="0" w:space="0" w:color="auto"/>
          </w:divBdr>
          <w:divsChild>
            <w:div w:id="1117942168">
              <w:marLeft w:val="0"/>
              <w:marRight w:val="0"/>
              <w:marTop w:val="0"/>
              <w:marBottom w:val="0"/>
              <w:divBdr>
                <w:top w:val="none" w:sz="0" w:space="0" w:color="auto"/>
                <w:left w:val="none" w:sz="0" w:space="0" w:color="auto"/>
                <w:bottom w:val="none" w:sz="0" w:space="0" w:color="auto"/>
                <w:right w:val="none" w:sz="0" w:space="0" w:color="auto"/>
              </w:divBdr>
            </w:div>
          </w:divsChild>
        </w:div>
        <w:div w:id="131993753">
          <w:marLeft w:val="0"/>
          <w:marRight w:val="0"/>
          <w:marTop w:val="0"/>
          <w:marBottom w:val="0"/>
          <w:divBdr>
            <w:top w:val="none" w:sz="0" w:space="0" w:color="auto"/>
            <w:left w:val="none" w:sz="0" w:space="0" w:color="auto"/>
            <w:bottom w:val="none" w:sz="0" w:space="0" w:color="auto"/>
            <w:right w:val="none" w:sz="0" w:space="0" w:color="auto"/>
          </w:divBdr>
          <w:divsChild>
            <w:div w:id="1244756273">
              <w:marLeft w:val="0"/>
              <w:marRight w:val="0"/>
              <w:marTop w:val="0"/>
              <w:marBottom w:val="0"/>
              <w:divBdr>
                <w:top w:val="none" w:sz="0" w:space="0" w:color="auto"/>
                <w:left w:val="none" w:sz="0" w:space="0" w:color="auto"/>
                <w:bottom w:val="none" w:sz="0" w:space="0" w:color="auto"/>
                <w:right w:val="none" w:sz="0" w:space="0" w:color="auto"/>
              </w:divBdr>
            </w:div>
          </w:divsChild>
        </w:div>
        <w:div w:id="155221451">
          <w:marLeft w:val="0"/>
          <w:marRight w:val="0"/>
          <w:marTop w:val="0"/>
          <w:marBottom w:val="0"/>
          <w:divBdr>
            <w:top w:val="none" w:sz="0" w:space="0" w:color="auto"/>
            <w:left w:val="none" w:sz="0" w:space="0" w:color="auto"/>
            <w:bottom w:val="none" w:sz="0" w:space="0" w:color="auto"/>
            <w:right w:val="none" w:sz="0" w:space="0" w:color="auto"/>
          </w:divBdr>
          <w:divsChild>
            <w:div w:id="1270240092">
              <w:marLeft w:val="0"/>
              <w:marRight w:val="0"/>
              <w:marTop w:val="0"/>
              <w:marBottom w:val="0"/>
              <w:divBdr>
                <w:top w:val="none" w:sz="0" w:space="0" w:color="auto"/>
                <w:left w:val="none" w:sz="0" w:space="0" w:color="auto"/>
                <w:bottom w:val="none" w:sz="0" w:space="0" w:color="auto"/>
                <w:right w:val="none" w:sz="0" w:space="0" w:color="auto"/>
              </w:divBdr>
            </w:div>
          </w:divsChild>
        </w:div>
        <w:div w:id="242376432">
          <w:marLeft w:val="0"/>
          <w:marRight w:val="0"/>
          <w:marTop w:val="0"/>
          <w:marBottom w:val="0"/>
          <w:divBdr>
            <w:top w:val="none" w:sz="0" w:space="0" w:color="auto"/>
            <w:left w:val="none" w:sz="0" w:space="0" w:color="auto"/>
            <w:bottom w:val="none" w:sz="0" w:space="0" w:color="auto"/>
            <w:right w:val="none" w:sz="0" w:space="0" w:color="auto"/>
          </w:divBdr>
          <w:divsChild>
            <w:div w:id="94986063">
              <w:marLeft w:val="0"/>
              <w:marRight w:val="0"/>
              <w:marTop w:val="0"/>
              <w:marBottom w:val="0"/>
              <w:divBdr>
                <w:top w:val="none" w:sz="0" w:space="0" w:color="auto"/>
                <w:left w:val="none" w:sz="0" w:space="0" w:color="auto"/>
                <w:bottom w:val="none" w:sz="0" w:space="0" w:color="auto"/>
                <w:right w:val="none" w:sz="0" w:space="0" w:color="auto"/>
              </w:divBdr>
            </w:div>
          </w:divsChild>
        </w:div>
        <w:div w:id="294989227">
          <w:marLeft w:val="0"/>
          <w:marRight w:val="0"/>
          <w:marTop w:val="0"/>
          <w:marBottom w:val="0"/>
          <w:divBdr>
            <w:top w:val="none" w:sz="0" w:space="0" w:color="auto"/>
            <w:left w:val="none" w:sz="0" w:space="0" w:color="auto"/>
            <w:bottom w:val="none" w:sz="0" w:space="0" w:color="auto"/>
            <w:right w:val="none" w:sz="0" w:space="0" w:color="auto"/>
          </w:divBdr>
          <w:divsChild>
            <w:div w:id="120921197">
              <w:marLeft w:val="0"/>
              <w:marRight w:val="0"/>
              <w:marTop w:val="0"/>
              <w:marBottom w:val="0"/>
              <w:divBdr>
                <w:top w:val="none" w:sz="0" w:space="0" w:color="auto"/>
                <w:left w:val="none" w:sz="0" w:space="0" w:color="auto"/>
                <w:bottom w:val="none" w:sz="0" w:space="0" w:color="auto"/>
                <w:right w:val="none" w:sz="0" w:space="0" w:color="auto"/>
              </w:divBdr>
            </w:div>
          </w:divsChild>
        </w:div>
        <w:div w:id="385222978">
          <w:marLeft w:val="0"/>
          <w:marRight w:val="0"/>
          <w:marTop w:val="0"/>
          <w:marBottom w:val="0"/>
          <w:divBdr>
            <w:top w:val="none" w:sz="0" w:space="0" w:color="auto"/>
            <w:left w:val="none" w:sz="0" w:space="0" w:color="auto"/>
            <w:bottom w:val="none" w:sz="0" w:space="0" w:color="auto"/>
            <w:right w:val="none" w:sz="0" w:space="0" w:color="auto"/>
          </w:divBdr>
          <w:divsChild>
            <w:div w:id="1523471970">
              <w:marLeft w:val="0"/>
              <w:marRight w:val="0"/>
              <w:marTop w:val="0"/>
              <w:marBottom w:val="0"/>
              <w:divBdr>
                <w:top w:val="none" w:sz="0" w:space="0" w:color="auto"/>
                <w:left w:val="none" w:sz="0" w:space="0" w:color="auto"/>
                <w:bottom w:val="none" w:sz="0" w:space="0" w:color="auto"/>
                <w:right w:val="none" w:sz="0" w:space="0" w:color="auto"/>
              </w:divBdr>
            </w:div>
          </w:divsChild>
        </w:div>
        <w:div w:id="473257024">
          <w:marLeft w:val="0"/>
          <w:marRight w:val="0"/>
          <w:marTop w:val="0"/>
          <w:marBottom w:val="0"/>
          <w:divBdr>
            <w:top w:val="none" w:sz="0" w:space="0" w:color="auto"/>
            <w:left w:val="none" w:sz="0" w:space="0" w:color="auto"/>
            <w:bottom w:val="none" w:sz="0" w:space="0" w:color="auto"/>
            <w:right w:val="none" w:sz="0" w:space="0" w:color="auto"/>
          </w:divBdr>
          <w:divsChild>
            <w:div w:id="1962372124">
              <w:marLeft w:val="0"/>
              <w:marRight w:val="0"/>
              <w:marTop w:val="0"/>
              <w:marBottom w:val="0"/>
              <w:divBdr>
                <w:top w:val="none" w:sz="0" w:space="0" w:color="auto"/>
                <w:left w:val="none" w:sz="0" w:space="0" w:color="auto"/>
                <w:bottom w:val="none" w:sz="0" w:space="0" w:color="auto"/>
                <w:right w:val="none" w:sz="0" w:space="0" w:color="auto"/>
              </w:divBdr>
            </w:div>
          </w:divsChild>
        </w:div>
        <w:div w:id="880827868">
          <w:marLeft w:val="0"/>
          <w:marRight w:val="0"/>
          <w:marTop w:val="0"/>
          <w:marBottom w:val="0"/>
          <w:divBdr>
            <w:top w:val="none" w:sz="0" w:space="0" w:color="auto"/>
            <w:left w:val="none" w:sz="0" w:space="0" w:color="auto"/>
            <w:bottom w:val="none" w:sz="0" w:space="0" w:color="auto"/>
            <w:right w:val="none" w:sz="0" w:space="0" w:color="auto"/>
          </w:divBdr>
          <w:divsChild>
            <w:div w:id="1147669282">
              <w:marLeft w:val="0"/>
              <w:marRight w:val="0"/>
              <w:marTop w:val="0"/>
              <w:marBottom w:val="0"/>
              <w:divBdr>
                <w:top w:val="none" w:sz="0" w:space="0" w:color="auto"/>
                <w:left w:val="none" w:sz="0" w:space="0" w:color="auto"/>
                <w:bottom w:val="none" w:sz="0" w:space="0" w:color="auto"/>
                <w:right w:val="none" w:sz="0" w:space="0" w:color="auto"/>
              </w:divBdr>
            </w:div>
          </w:divsChild>
        </w:div>
        <w:div w:id="960116088">
          <w:marLeft w:val="0"/>
          <w:marRight w:val="0"/>
          <w:marTop w:val="0"/>
          <w:marBottom w:val="0"/>
          <w:divBdr>
            <w:top w:val="none" w:sz="0" w:space="0" w:color="auto"/>
            <w:left w:val="none" w:sz="0" w:space="0" w:color="auto"/>
            <w:bottom w:val="none" w:sz="0" w:space="0" w:color="auto"/>
            <w:right w:val="none" w:sz="0" w:space="0" w:color="auto"/>
          </w:divBdr>
          <w:divsChild>
            <w:div w:id="561333408">
              <w:marLeft w:val="0"/>
              <w:marRight w:val="0"/>
              <w:marTop w:val="0"/>
              <w:marBottom w:val="0"/>
              <w:divBdr>
                <w:top w:val="none" w:sz="0" w:space="0" w:color="auto"/>
                <w:left w:val="none" w:sz="0" w:space="0" w:color="auto"/>
                <w:bottom w:val="none" w:sz="0" w:space="0" w:color="auto"/>
                <w:right w:val="none" w:sz="0" w:space="0" w:color="auto"/>
              </w:divBdr>
            </w:div>
          </w:divsChild>
        </w:div>
        <w:div w:id="1088767089">
          <w:marLeft w:val="0"/>
          <w:marRight w:val="0"/>
          <w:marTop w:val="0"/>
          <w:marBottom w:val="0"/>
          <w:divBdr>
            <w:top w:val="none" w:sz="0" w:space="0" w:color="auto"/>
            <w:left w:val="none" w:sz="0" w:space="0" w:color="auto"/>
            <w:bottom w:val="none" w:sz="0" w:space="0" w:color="auto"/>
            <w:right w:val="none" w:sz="0" w:space="0" w:color="auto"/>
          </w:divBdr>
          <w:divsChild>
            <w:div w:id="303970900">
              <w:marLeft w:val="0"/>
              <w:marRight w:val="0"/>
              <w:marTop w:val="0"/>
              <w:marBottom w:val="0"/>
              <w:divBdr>
                <w:top w:val="none" w:sz="0" w:space="0" w:color="auto"/>
                <w:left w:val="none" w:sz="0" w:space="0" w:color="auto"/>
                <w:bottom w:val="none" w:sz="0" w:space="0" w:color="auto"/>
                <w:right w:val="none" w:sz="0" w:space="0" w:color="auto"/>
              </w:divBdr>
            </w:div>
          </w:divsChild>
        </w:div>
        <w:div w:id="1193029270">
          <w:marLeft w:val="0"/>
          <w:marRight w:val="0"/>
          <w:marTop w:val="0"/>
          <w:marBottom w:val="0"/>
          <w:divBdr>
            <w:top w:val="none" w:sz="0" w:space="0" w:color="auto"/>
            <w:left w:val="none" w:sz="0" w:space="0" w:color="auto"/>
            <w:bottom w:val="none" w:sz="0" w:space="0" w:color="auto"/>
            <w:right w:val="none" w:sz="0" w:space="0" w:color="auto"/>
          </w:divBdr>
          <w:divsChild>
            <w:div w:id="1578710168">
              <w:marLeft w:val="0"/>
              <w:marRight w:val="0"/>
              <w:marTop w:val="0"/>
              <w:marBottom w:val="0"/>
              <w:divBdr>
                <w:top w:val="none" w:sz="0" w:space="0" w:color="auto"/>
                <w:left w:val="none" w:sz="0" w:space="0" w:color="auto"/>
                <w:bottom w:val="none" w:sz="0" w:space="0" w:color="auto"/>
                <w:right w:val="none" w:sz="0" w:space="0" w:color="auto"/>
              </w:divBdr>
            </w:div>
          </w:divsChild>
        </w:div>
        <w:div w:id="1215582803">
          <w:marLeft w:val="0"/>
          <w:marRight w:val="0"/>
          <w:marTop w:val="0"/>
          <w:marBottom w:val="0"/>
          <w:divBdr>
            <w:top w:val="none" w:sz="0" w:space="0" w:color="auto"/>
            <w:left w:val="none" w:sz="0" w:space="0" w:color="auto"/>
            <w:bottom w:val="none" w:sz="0" w:space="0" w:color="auto"/>
            <w:right w:val="none" w:sz="0" w:space="0" w:color="auto"/>
          </w:divBdr>
          <w:divsChild>
            <w:div w:id="965739245">
              <w:marLeft w:val="0"/>
              <w:marRight w:val="0"/>
              <w:marTop w:val="0"/>
              <w:marBottom w:val="0"/>
              <w:divBdr>
                <w:top w:val="none" w:sz="0" w:space="0" w:color="auto"/>
                <w:left w:val="none" w:sz="0" w:space="0" w:color="auto"/>
                <w:bottom w:val="none" w:sz="0" w:space="0" w:color="auto"/>
                <w:right w:val="none" w:sz="0" w:space="0" w:color="auto"/>
              </w:divBdr>
            </w:div>
          </w:divsChild>
        </w:div>
        <w:div w:id="1249656608">
          <w:marLeft w:val="0"/>
          <w:marRight w:val="0"/>
          <w:marTop w:val="0"/>
          <w:marBottom w:val="0"/>
          <w:divBdr>
            <w:top w:val="none" w:sz="0" w:space="0" w:color="auto"/>
            <w:left w:val="none" w:sz="0" w:space="0" w:color="auto"/>
            <w:bottom w:val="none" w:sz="0" w:space="0" w:color="auto"/>
            <w:right w:val="none" w:sz="0" w:space="0" w:color="auto"/>
          </w:divBdr>
          <w:divsChild>
            <w:div w:id="61567950">
              <w:marLeft w:val="0"/>
              <w:marRight w:val="0"/>
              <w:marTop w:val="0"/>
              <w:marBottom w:val="0"/>
              <w:divBdr>
                <w:top w:val="none" w:sz="0" w:space="0" w:color="auto"/>
                <w:left w:val="none" w:sz="0" w:space="0" w:color="auto"/>
                <w:bottom w:val="none" w:sz="0" w:space="0" w:color="auto"/>
                <w:right w:val="none" w:sz="0" w:space="0" w:color="auto"/>
              </w:divBdr>
            </w:div>
          </w:divsChild>
        </w:div>
        <w:div w:id="1393238000">
          <w:marLeft w:val="0"/>
          <w:marRight w:val="0"/>
          <w:marTop w:val="0"/>
          <w:marBottom w:val="0"/>
          <w:divBdr>
            <w:top w:val="none" w:sz="0" w:space="0" w:color="auto"/>
            <w:left w:val="none" w:sz="0" w:space="0" w:color="auto"/>
            <w:bottom w:val="none" w:sz="0" w:space="0" w:color="auto"/>
            <w:right w:val="none" w:sz="0" w:space="0" w:color="auto"/>
          </w:divBdr>
          <w:divsChild>
            <w:div w:id="1433435901">
              <w:marLeft w:val="0"/>
              <w:marRight w:val="0"/>
              <w:marTop w:val="0"/>
              <w:marBottom w:val="0"/>
              <w:divBdr>
                <w:top w:val="none" w:sz="0" w:space="0" w:color="auto"/>
                <w:left w:val="none" w:sz="0" w:space="0" w:color="auto"/>
                <w:bottom w:val="none" w:sz="0" w:space="0" w:color="auto"/>
                <w:right w:val="none" w:sz="0" w:space="0" w:color="auto"/>
              </w:divBdr>
            </w:div>
          </w:divsChild>
        </w:div>
        <w:div w:id="1418670116">
          <w:marLeft w:val="0"/>
          <w:marRight w:val="0"/>
          <w:marTop w:val="0"/>
          <w:marBottom w:val="0"/>
          <w:divBdr>
            <w:top w:val="none" w:sz="0" w:space="0" w:color="auto"/>
            <w:left w:val="none" w:sz="0" w:space="0" w:color="auto"/>
            <w:bottom w:val="none" w:sz="0" w:space="0" w:color="auto"/>
            <w:right w:val="none" w:sz="0" w:space="0" w:color="auto"/>
          </w:divBdr>
          <w:divsChild>
            <w:div w:id="1146434549">
              <w:marLeft w:val="0"/>
              <w:marRight w:val="0"/>
              <w:marTop w:val="0"/>
              <w:marBottom w:val="0"/>
              <w:divBdr>
                <w:top w:val="none" w:sz="0" w:space="0" w:color="auto"/>
                <w:left w:val="none" w:sz="0" w:space="0" w:color="auto"/>
                <w:bottom w:val="none" w:sz="0" w:space="0" w:color="auto"/>
                <w:right w:val="none" w:sz="0" w:space="0" w:color="auto"/>
              </w:divBdr>
            </w:div>
          </w:divsChild>
        </w:div>
        <w:div w:id="1508061494">
          <w:marLeft w:val="0"/>
          <w:marRight w:val="0"/>
          <w:marTop w:val="0"/>
          <w:marBottom w:val="0"/>
          <w:divBdr>
            <w:top w:val="none" w:sz="0" w:space="0" w:color="auto"/>
            <w:left w:val="none" w:sz="0" w:space="0" w:color="auto"/>
            <w:bottom w:val="none" w:sz="0" w:space="0" w:color="auto"/>
            <w:right w:val="none" w:sz="0" w:space="0" w:color="auto"/>
          </w:divBdr>
          <w:divsChild>
            <w:div w:id="858203131">
              <w:marLeft w:val="0"/>
              <w:marRight w:val="0"/>
              <w:marTop w:val="0"/>
              <w:marBottom w:val="0"/>
              <w:divBdr>
                <w:top w:val="none" w:sz="0" w:space="0" w:color="auto"/>
                <w:left w:val="none" w:sz="0" w:space="0" w:color="auto"/>
                <w:bottom w:val="none" w:sz="0" w:space="0" w:color="auto"/>
                <w:right w:val="none" w:sz="0" w:space="0" w:color="auto"/>
              </w:divBdr>
            </w:div>
          </w:divsChild>
        </w:div>
        <w:div w:id="1513103033">
          <w:marLeft w:val="0"/>
          <w:marRight w:val="0"/>
          <w:marTop w:val="0"/>
          <w:marBottom w:val="0"/>
          <w:divBdr>
            <w:top w:val="none" w:sz="0" w:space="0" w:color="auto"/>
            <w:left w:val="none" w:sz="0" w:space="0" w:color="auto"/>
            <w:bottom w:val="none" w:sz="0" w:space="0" w:color="auto"/>
            <w:right w:val="none" w:sz="0" w:space="0" w:color="auto"/>
          </w:divBdr>
          <w:divsChild>
            <w:div w:id="1979913853">
              <w:marLeft w:val="0"/>
              <w:marRight w:val="0"/>
              <w:marTop w:val="0"/>
              <w:marBottom w:val="0"/>
              <w:divBdr>
                <w:top w:val="none" w:sz="0" w:space="0" w:color="auto"/>
                <w:left w:val="none" w:sz="0" w:space="0" w:color="auto"/>
                <w:bottom w:val="none" w:sz="0" w:space="0" w:color="auto"/>
                <w:right w:val="none" w:sz="0" w:space="0" w:color="auto"/>
              </w:divBdr>
            </w:div>
          </w:divsChild>
        </w:div>
        <w:div w:id="1538930082">
          <w:marLeft w:val="0"/>
          <w:marRight w:val="0"/>
          <w:marTop w:val="0"/>
          <w:marBottom w:val="0"/>
          <w:divBdr>
            <w:top w:val="none" w:sz="0" w:space="0" w:color="auto"/>
            <w:left w:val="none" w:sz="0" w:space="0" w:color="auto"/>
            <w:bottom w:val="none" w:sz="0" w:space="0" w:color="auto"/>
            <w:right w:val="none" w:sz="0" w:space="0" w:color="auto"/>
          </w:divBdr>
          <w:divsChild>
            <w:div w:id="1503162211">
              <w:marLeft w:val="0"/>
              <w:marRight w:val="0"/>
              <w:marTop w:val="0"/>
              <w:marBottom w:val="0"/>
              <w:divBdr>
                <w:top w:val="none" w:sz="0" w:space="0" w:color="auto"/>
                <w:left w:val="none" w:sz="0" w:space="0" w:color="auto"/>
                <w:bottom w:val="none" w:sz="0" w:space="0" w:color="auto"/>
                <w:right w:val="none" w:sz="0" w:space="0" w:color="auto"/>
              </w:divBdr>
            </w:div>
          </w:divsChild>
        </w:div>
        <w:div w:id="1619022629">
          <w:marLeft w:val="0"/>
          <w:marRight w:val="0"/>
          <w:marTop w:val="0"/>
          <w:marBottom w:val="0"/>
          <w:divBdr>
            <w:top w:val="none" w:sz="0" w:space="0" w:color="auto"/>
            <w:left w:val="none" w:sz="0" w:space="0" w:color="auto"/>
            <w:bottom w:val="none" w:sz="0" w:space="0" w:color="auto"/>
            <w:right w:val="none" w:sz="0" w:space="0" w:color="auto"/>
          </w:divBdr>
          <w:divsChild>
            <w:div w:id="1049453214">
              <w:marLeft w:val="0"/>
              <w:marRight w:val="0"/>
              <w:marTop w:val="0"/>
              <w:marBottom w:val="0"/>
              <w:divBdr>
                <w:top w:val="none" w:sz="0" w:space="0" w:color="auto"/>
                <w:left w:val="none" w:sz="0" w:space="0" w:color="auto"/>
                <w:bottom w:val="none" w:sz="0" w:space="0" w:color="auto"/>
                <w:right w:val="none" w:sz="0" w:space="0" w:color="auto"/>
              </w:divBdr>
            </w:div>
          </w:divsChild>
        </w:div>
        <w:div w:id="1876505332">
          <w:marLeft w:val="0"/>
          <w:marRight w:val="0"/>
          <w:marTop w:val="0"/>
          <w:marBottom w:val="0"/>
          <w:divBdr>
            <w:top w:val="none" w:sz="0" w:space="0" w:color="auto"/>
            <w:left w:val="none" w:sz="0" w:space="0" w:color="auto"/>
            <w:bottom w:val="none" w:sz="0" w:space="0" w:color="auto"/>
            <w:right w:val="none" w:sz="0" w:space="0" w:color="auto"/>
          </w:divBdr>
          <w:divsChild>
            <w:div w:id="402946183">
              <w:marLeft w:val="0"/>
              <w:marRight w:val="0"/>
              <w:marTop w:val="0"/>
              <w:marBottom w:val="0"/>
              <w:divBdr>
                <w:top w:val="none" w:sz="0" w:space="0" w:color="auto"/>
                <w:left w:val="none" w:sz="0" w:space="0" w:color="auto"/>
                <w:bottom w:val="none" w:sz="0" w:space="0" w:color="auto"/>
                <w:right w:val="none" w:sz="0" w:space="0" w:color="auto"/>
              </w:divBdr>
            </w:div>
          </w:divsChild>
        </w:div>
        <w:div w:id="1904098185">
          <w:marLeft w:val="0"/>
          <w:marRight w:val="0"/>
          <w:marTop w:val="0"/>
          <w:marBottom w:val="0"/>
          <w:divBdr>
            <w:top w:val="none" w:sz="0" w:space="0" w:color="auto"/>
            <w:left w:val="none" w:sz="0" w:space="0" w:color="auto"/>
            <w:bottom w:val="none" w:sz="0" w:space="0" w:color="auto"/>
            <w:right w:val="none" w:sz="0" w:space="0" w:color="auto"/>
          </w:divBdr>
          <w:divsChild>
            <w:div w:id="1238714159">
              <w:marLeft w:val="0"/>
              <w:marRight w:val="0"/>
              <w:marTop w:val="0"/>
              <w:marBottom w:val="0"/>
              <w:divBdr>
                <w:top w:val="none" w:sz="0" w:space="0" w:color="auto"/>
                <w:left w:val="none" w:sz="0" w:space="0" w:color="auto"/>
                <w:bottom w:val="none" w:sz="0" w:space="0" w:color="auto"/>
                <w:right w:val="none" w:sz="0" w:space="0" w:color="auto"/>
              </w:divBdr>
            </w:div>
          </w:divsChild>
        </w:div>
        <w:div w:id="1932465111">
          <w:marLeft w:val="0"/>
          <w:marRight w:val="0"/>
          <w:marTop w:val="0"/>
          <w:marBottom w:val="0"/>
          <w:divBdr>
            <w:top w:val="none" w:sz="0" w:space="0" w:color="auto"/>
            <w:left w:val="none" w:sz="0" w:space="0" w:color="auto"/>
            <w:bottom w:val="none" w:sz="0" w:space="0" w:color="auto"/>
            <w:right w:val="none" w:sz="0" w:space="0" w:color="auto"/>
          </w:divBdr>
          <w:divsChild>
            <w:div w:id="1358582359">
              <w:marLeft w:val="0"/>
              <w:marRight w:val="0"/>
              <w:marTop w:val="0"/>
              <w:marBottom w:val="0"/>
              <w:divBdr>
                <w:top w:val="none" w:sz="0" w:space="0" w:color="auto"/>
                <w:left w:val="none" w:sz="0" w:space="0" w:color="auto"/>
                <w:bottom w:val="none" w:sz="0" w:space="0" w:color="auto"/>
                <w:right w:val="none" w:sz="0" w:space="0" w:color="auto"/>
              </w:divBdr>
            </w:div>
          </w:divsChild>
        </w:div>
        <w:div w:id="1958440512">
          <w:marLeft w:val="0"/>
          <w:marRight w:val="0"/>
          <w:marTop w:val="0"/>
          <w:marBottom w:val="0"/>
          <w:divBdr>
            <w:top w:val="none" w:sz="0" w:space="0" w:color="auto"/>
            <w:left w:val="none" w:sz="0" w:space="0" w:color="auto"/>
            <w:bottom w:val="none" w:sz="0" w:space="0" w:color="auto"/>
            <w:right w:val="none" w:sz="0" w:space="0" w:color="auto"/>
          </w:divBdr>
          <w:divsChild>
            <w:div w:id="223103861">
              <w:marLeft w:val="0"/>
              <w:marRight w:val="0"/>
              <w:marTop w:val="0"/>
              <w:marBottom w:val="0"/>
              <w:divBdr>
                <w:top w:val="none" w:sz="0" w:space="0" w:color="auto"/>
                <w:left w:val="none" w:sz="0" w:space="0" w:color="auto"/>
                <w:bottom w:val="none" w:sz="0" w:space="0" w:color="auto"/>
                <w:right w:val="none" w:sz="0" w:space="0" w:color="auto"/>
              </w:divBdr>
            </w:div>
          </w:divsChild>
        </w:div>
        <w:div w:id="2010478316">
          <w:marLeft w:val="0"/>
          <w:marRight w:val="0"/>
          <w:marTop w:val="0"/>
          <w:marBottom w:val="0"/>
          <w:divBdr>
            <w:top w:val="none" w:sz="0" w:space="0" w:color="auto"/>
            <w:left w:val="none" w:sz="0" w:space="0" w:color="auto"/>
            <w:bottom w:val="none" w:sz="0" w:space="0" w:color="auto"/>
            <w:right w:val="none" w:sz="0" w:space="0" w:color="auto"/>
          </w:divBdr>
          <w:divsChild>
            <w:div w:id="1979261701">
              <w:marLeft w:val="0"/>
              <w:marRight w:val="0"/>
              <w:marTop w:val="0"/>
              <w:marBottom w:val="0"/>
              <w:divBdr>
                <w:top w:val="none" w:sz="0" w:space="0" w:color="auto"/>
                <w:left w:val="none" w:sz="0" w:space="0" w:color="auto"/>
                <w:bottom w:val="none" w:sz="0" w:space="0" w:color="auto"/>
                <w:right w:val="none" w:sz="0" w:space="0" w:color="auto"/>
              </w:divBdr>
            </w:div>
          </w:divsChild>
        </w:div>
        <w:div w:id="2038849216">
          <w:marLeft w:val="0"/>
          <w:marRight w:val="0"/>
          <w:marTop w:val="0"/>
          <w:marBottom w:val="0"/>
          <w:divBdr>
            <w:top w:val="none" w:sz="0" w:space="0" w:color="auto"/>
            <w:left w:val="none" w:sz="0" w:space="0" w:color="auto"/>
            <w:bottom w:val="none" w:sz="0" w:space="0" w:color="auto"/>
            <w:right w:val="none" w:sz="0" w:space="0" w:color="auto"/>
          </w:divBdr>
          <w:divsChild>
            <w:div w:id="1501042242">
              <w:marLeft w:val="0"/>
              <w:marRight w:val="0"/>
              <w:marTop w:val="0"/>
              <w:marBottom w:val="0"/>
              <w:divBdr>
                <w:top w:val="none" w:sz="0" w:space="0" w:color="auto"/>
                <w:left w:val="none" w:sz="0" w:space="0" w:color="auto"/>
                <w:bottom w:val="none" w:sz="0" w:space="0" w:color="auto"/>
                <w:right w:val="none" w:sz="0" w:space="0" w:color="auto"/>
              </w:divBdr>
            </w:div>
          </w:divsChild>
        </w:div>
        <w:div w:id="2134787026">
          <w:marLeft w:val="0"/>
          <w:marRight w:val="0"/>
          <w:marTop w:val="0"/>
          <w:marBottom w:val="0"/>
          <w:divBdr>
            <w:top w:val="none" w:sz="0" w:space="0" w:color="auto"/>
            <w:left w:val="none" w:sz="0" w:space="0" w:color="auto"/>
            <w:bottom w:val="none" w:sz="0" w:space="0" w:color="auto"/>
            <w:right w:val="none" w:sz="0" w:space="0" w:color="auto"/>
          </w:divBdr>
          <w:divsChild>
            <w:div w:id="143355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926101">
      <w:bodyDiv w:val="1"/>
      <w:marLeft w:val="0"/>
      <w:marRight w:val="0"/>
      <w:marTop w:val="0"/>
      <w:marBottom w:val="0"/>
      <w:divBdr>
        <w:top w:val="none" w:sz="0" w:space="0" w:color="auto"/>
        <w:left w:val="none" w:sz="0" w:space="0" w:color="auto"/>
        <w:bottom w:val="none" w:sz="0" w:space="0" w:color="auto"/>
        <w:right w:val="none" w:sz="0" w:space="0" w:color="auto"/>
      </w:divBdr>
    </w:div>
    <w:div w:id="642856277">
      <w:bodyDiv w:val="1"/>
      <w:marLeft w:val="0"/>
      <w:marRight w:val="0"/>
      <w:marTop w:val="0"/>
      <w:marBottom w:val="0"/>
      <w:divBdr>
        <w:top w:val="none" w:sz="0" w:space="0" w:color="auto"/>
        <w:left w:val="none" w:sz="0" w:space="0" w:color="auto"/>
        <w:bottom w:val="none" w:sz="0" w:space="0" w:color="auto"/>
        <w:right w:val="none" w:sz="0" w:space="0" w:color="auto"/>
      </w:divBdr>
    </w:div>
    <w:div w:id="804276364">
      <w:bodyDiv w:val="1"/>
      <w:marLeft w:val="0"/>
      <w:marRight w:val="0"/>
      <w:marTop w:val="0"/>
      <w:marBottom w:val="0"/>
      <w:divBdr>
        <w:top w:val="none" w:sz="0" w:space="0" w:color="auto"/>
        <w:left w:val="none" w:sz="0" w:space="0" w:color="auto"/>
        <w:bottom w:val="none" w:sz="0" w:space="0" w:color="auto"/>
        <w:right w:val="none" w:sz="0" w:space="0" w:color="auto"/>
      </w:divBdr>
    </w:div>
    <w:div w:id="909773637">
      <w:bodyDiv w:val="1"/>
      <w:marLeft w:val="0"/>
      <w:marRight w:val="0"/>
      <w:marTop w:val="0"/>
      <w:marBottom w:val="0"/>
      <w:divBdr>
        <w:top w:val="none" w:sz="0" w:space="0" w:color="auto"/>
        <w:left w:val="none" w:sz="0" w:space="0" w:color="auto"/>
        <w:bottom w:val="none" w:sz="0" w:space="0" w:color="auto"/>
        <w:right w:val="none" w:sz="0" w:space="0" w:color="auto"/>
      </w:divBdr>
      <w:divsChild>
        <w:div w:id="226769446">
          <w:marLeft w:val="0"/>
          <w:marRight w:val="0"/>
          <w:marTop w:val="0"/>
          <w:marBottom w:val="0"/>
          <w:divBdr>
            <w:top w:val="none" w:sz="0" w:space="0" w:color="auto"/>
            <w:left w:val="none" w:sz="0" w:space="0" w:color="auto"/>
            <w:bottom w:val="none" w:sz="0" w:space="0" w:color="auto"/>
            <w:right w:val="none" w:sz="0" w:space="0" w:color="auto"/>
          </w:divBdr>
        </w:div>
        <w:div w:id="271939333">
          <w:marLeft w:val="0"/>
          <w:marRight w:val="0"/>
          <w:marTop w:val="0"/>
          <w:marBottom w:val="0"/>
          <w:divBdr>
            <w:top w:val="none" w:sz="0" w:space="0" w:color="auto"/>
            <w:left w:val="none" w:sz="0" w:space="0" w:color="auto"/>
            <w:bottom w:val="none" w:sz="0" w:space="0" w:color="auto"/>
            <w:right w:val="none" w:sz="0" w:space="0" w:color="auto"/>
          </w:divBdr>
        </w:div>
        <w:div w:id="780415626">
          <w:marLeft w:val="0"/>
          <w:marRight w:val="0"/>
          <w:marTop w:val="0"/>
          <w:marBottom w:val="0"/>
          <w:divBdr>
            <w:top w:val="none" w:sz="0" w:space="0" w:color="auto"/>
            <w:left w:val="none" w:sz="0" w:space="0" w:color="auto"/>
            <w:bottom w:val="none" w:sz="0" w:space="0" w:color="auto"/>
            <w:right w:val="none" w:sz="0" w:space="0" w:color="auto"/>
          </w:divBdr>
        </w:div>
        <w:div w:id="824011022">
          <w:marLeft w:val="0"/>
          <w:marRight w:val="0"/>
          <w:marTop w:val="0"/>
          <w:marBottom w:val="0"/>
          <w:divBdr>
            <w:top w:val="none" w:sz="0" w:space="0" w:color="auto"/>
            <w:left w:val="none" w:sz="0" w:space="0" w:color="auto"/>
            <w:bottom w:val="none" w:sz="0" w:space="0" w:color="auto"/>
            <w:right w:val="none" w:sz="0" w:space="0" w:color="auto"/>
          </w:divBdr>
        </w:div>
        <w:div w:id="1118597725">
          <w:marLeft w:val="0"/>
          <w:marRight w:val="0"/>
          <w:marTop w:val="0"/>
          <w:marBottom w:val="0"/>
          <w:divBdr>
            <w:top w:val="none" w:sz="0" w:space="0" w:color="auto"/>
            <w:left w:val="none" w:sz="0" w:space="0" w:color="auto"/>
            <w:bottom w:val="none" w:sz="0" w:space="0" w:color="auto"/>
            <w:right w:val="none" w:sz="0" w:space="0" w:color="auto"/>
          </w:divBdr>
        </w:div>
        <w:div w:id="1720547384">
          <w:marLeft w:val="0"/>
          <w:marRight w:val="0"/>
          <w:marTop w:val="0"/>
          <w:marBottom w:val="0"/>
          <w:divBdr>
            <w:top w:val="none" w:sz="0" w:space="0" w:color="auto"/>
            <w:left w:val="none" w:sz="0" w:space="0" w:color="auto"/>
            <w:bottom w:val="none" w:sz="0" w:space="0" w:color="auto"/>
            <w:right w:val="none" w:sz="0" w:space="0" w:color="auto"/>
          </w:divBdr>
        </w:div>
        <w:div w:id="2043553739">
          <w:marLeft w:val="0"/>
          <w:marRight w:val="0"/>
          <w:marTop w:val="0"/>
          <w:marBottom w:val="0"/>
          <w:divBdr>
            <w:top w:val="none" w:sz="0" w:space="0" w:color="auto"/>
            <w:left w:val="none" w:sz="0" w:space="0" w:color="auto"/>
            <w:bottom w:val="none" w:sz="0" w:space="0" w:color="auto"/>
            <w:right w:val="none" w:sz="0" w:space="0" w:color="auto"/>
          </w:divBdr>
        </w:div>
      </w:divsChild>
    </w:div>
    <w:div w:id="1125122552">
      <w:bodyDiv w:val="1"/>
      <w:marLeft w:val="0"/>
      <w:marRight w:val="0"/>
      <w:marTop w:val="0"/>
      <w:marBottom w:val="0"/>
      <w:divBdr>
        <w:top w:val="none" w:sz="0" w:space="0" w:color="auto"/>
        <w:left w:val="none" w:sz="0" w:space="0" w:color="auto"/>
        <w:bottom w:val="none" w:sz="0" w:space="0" w:color="auto"/>
        <w:right w:val="none" w:sz="0" w:space="0" w:color="auto"/>
      </w:divBdr>
    </w:div>
    <w:div w:id="1156654006">
      <w:bodyDiv w:val="1"/>
      <w:marLeft w:val="0"/>
      <w:marRight w:val="0"/>
      <w:marTop w:val="0"/>
      <w:marBottom w:val="0"/>
      <w:divBdr>
        <w:top w:val="none" w:sz="0" w:space="0" w:color="auto"/>
        <w:left w:val="none" w:sz="0" w:space="0" w:color="auto"/>
        <w:bottom w:val="none" w:sz="0" w:space="0" w:color="auto"/>
        <w:right w:val="none" w:sz="0" w:space="0" w:color="auto"/>
      </w:divBdr>
    </w:div>
    <w:div w:id="1373968234">
      <w:bodyDiv w:val="1"/>
      <w:marLeft w:val="0"/>
      <w:marRight w:val="0"/>
      <w:marTop w:val="0"/>
      <w:marBottom w:val="0"/>
      <w:divBdr>
        <w:top w:val="none" w:sz="0" w:space="0" w:color="auto"/>
        <w:left w:val="none" w:sz="0" w:space="0" w:color="auto"/>
        <w:bottom w:val="none" w:sz="0" w:space="0" w:color="auto"/>
        <w:right w:val="none" w:sz="0" w:space="0" w:color="auto"/>
      </w:divBdr>
    </w:div>
    <w:div w:id="1381632440">
      <w:bodyDiv w:val="1"/>
      <w:marLeft w:val="0"/>
      <w:marRight w:val="0"/>
      <w:marTop w:val="0"/>
      <w:marBottom w:val="0"/>
      <w:divBdr>
        <w:top w:val="none" w:sz="0" w:space="0" w:color="auto"/>
        <w:left w:val="none" w:sz="0" w:space="0" w:color="auto"/>
        <w:bottom w:val="none" w:sz="0" w:space="0" w:color="auto"/>
        <w:right w:val="none" w:sz="0" w:space="0" w:color="auto"/>
      </w:divBdr>
    </w:div>
    <w:div w:id="1434478405">
      <w:bodyDiv w:val="1"/>
      <w:marLeft w:val="0"/>
      <w:marRight w:val="0"/>
      <w:marTop w:val="0"/>
      <w:marBottom w:val="0"/>
      <w:divBdr>
        <w:top w:val="none" w:sz="0" w:space="0" w:color="auto"/>
        <w:left w:val="none" w:sz="0" w:space="0" w:color="auto"/>
        <w:bottom w:val="none" w:sz="0" w:space="0" w:color="auto"/>
        <w:right w:val="none" w:sz="0" w:space="0" w:color="auto"/>
      </w:divBdr>
    </w:div>
    <w:div w:id="1474323009">
      <w:bodyDiv w:val="1"/>
      <w:marLeft w:val="0"/>
      <w:marRight w:val="0"/>
      <w:marTop w:val="0"/>
      <w:marBottom w:val="0"/>
      <w:divBdr>
        <w:top w:val="none" w:sz="0" w:space="0" w:color="auto"/>
        <w:left w:val="none" w:sz="0" w:space="0" w:color="auto"/>
        <w:bottom w:val="none" w:sz="0" w:space="0" w:color="auto"/>
        <w:right w:val="none" w:sz="0" w:space="0" w:color="auto"/>
      </w:divBdr>
    </w:div>
    <w:div w:id="1657147676">
      <w:bodyDiv w:val="1"/>
      <w:marLeft w:val="0"/>
      <w:marRight w:val="0"/>
      <w:marTop w:val="0"/>
      <w:marBottom w:val="0"/>
      <w:divBdr>
        <w:top w:val="none" w:sz="0" w:space="0" w:color="auto"/>
        <w:left w:val="none" w:sz="0" w:space="0" w:color="auto"/>
        <w:bottom w:val="none" w:sz="0" w:space="0" w:color="auto"/>
        <w:right w:val="none" w:sz="0" w:space="0" w:color="auto"/>
      </w:divBdr>
    </w:div>
    <w:div w:id="1681397551">
      <w:bodyDiv w:val="1"/>
      <w:marLeft w:val="0"/>
      <w:marRight w:val="0"/>
      <w:marTop w:val="0"/>
      <w:marBottom w:val="0"/>
      <w:divBdr>
        <w:top w:val="none" w:sz="0" w:space="0" w:color="auto"/>
        <w:left w:val="none" w:sz="0" w:space="0" w:color="auto"/>
        <w:bottom w:val="none" w:sz="0" w:space="0" w:color="auto"/>
        <w:right w:val="none" w:sz="0" w:space="0" w:color="auto"/>
      </w:divBdr>
    </w:div>
    <w:div w:id="1776441434">
      <w:bodyDiv w:val="1"/>
      <w:marLeft w:val="0"/>
      <w:marRight w:val="0"/>
      <w:marTop w:val="0"/>
      <w:marBottom w:val="0"/>
      <w:divBdr>
        <w:top w:val="none" w:sz="0" w:space="0" w:color="auto"/>
        <w:left w:val="none" w:sz="0" w:space="0" w:color="auto"/>
        <w:bottom w:val="none" w:sz="0" w:space="0" w:color="auto"/>
        <w:right w:val="none" w:sz="0" w:space="0" w:color="auto"/>
      </w:divBdr>
    </w:div>
    <w:div w:id="1812094637">
      <w:bodyDiv w:val="1"/>
      <w:marLeft w:val="0"/>
      <w:marRight w:val="0"/>
      <w:marTop w:val="0"/>
      <w:marBottom w:val="0"/>
      <w:divBdr>
        <w:top w:val="none" w:sz="0" w:space="0" w:color="auto"/>
        <w:left w:val="none" w:sz="0" w:space="0" w:color="auto"/>
        <w:bottom w:val="none" w:sz="0" w:space="0" w:color="auto"/>
        <w:right w:val="none" w:sz="0" w:space="0" w:color="auto"/>
      </w:divBdr>
    </w:div>
    <w:div w:id="1936933419">
      <w:bodyDiv w:val="1"/>
      <w:marLeft w:val="0"/>
      <w:marRight w:val="0"/>
      <w:marTop w:val="0"/>
      <w:marBottom w:val="0"/>
      <w:divBdr>
        <w:top w:val="none" w:sz="0" w:space="0" w:color="auto"/>
        <w:left w:val="none" w:sz="0" w:space="0" w:color="auto"/>
        <w:bottom w:val="none" w:sz="0" w:space="0" w:color="auto"/>
        <w:right w:val="none" w:sz="0" w:space="0" w:color="auto"/>
      </w:divBdr>
      <w:divsChild>
        <w:div w:id="119619610">
          <w:marLeft w:val="0"/>
          <w:marRight w:val="0"/>
          <w:marTop w:val="0"/>
          <w:marBottom w:val="0"/>
          <w:divBdr>
            <w:top w:val="none" w:sz="0" w:space="0" w:color="auto"/>
            <w:left w:val="none" w:sz="0" w:space="0" w:color="auto"/>
            <w:bottom w:val="none" w:sz="0" w:space="0" w:color="auto"/>
            <w:right w:val="none" w:sz="0" w:space="0" w:color="auto"/>
          </w:divBdr>
        </w:div>
        <w:div w:id="369306123">
          <w:marLeft w:val="0"/>
          <w:marRight w:val="0"/>
          <w:marTop w:val="0"/>
          <w:marBottom w:val="0"/>
          <w:divBdr>
            <w:top w:val="none" w:sz="0" w:space="0" w:color="auto"/>
            <w:left w:val="none" w:sz="0" w:space="0" w:color="auto"/>
            <w:bottom w:val="none" w:sz="0" w:space="0" w:color="auto"/>
            <w:right w:val="none" w:sz="0" w:space="0" w:color="auto"/>
          </w:divBdr>
        </w:div>
        <w:div w:id="848300580">
          <w:marLeft w:val="0"/>
          <w:marRight w:val="0"/>
          <w:marTop w:val="0"/>
          <w:marBottom w:val="0"/>
          <w:divBdr>
            <w:top w:val="none" w:sz="0" w:space="0" w:color="auto"/>
            <w:left w:val="none" w:sz="0" w:space="0" w:color="auto"/>
            <w:bottom w:val="none" w:sz="0" w:space="0" w:color="auto"/>
            <w:right w:val="none" w:sz="0" w:space="0" w:color="auto"/>
          </w:divBdr>
        </w:div>
        <w:div w:id="1184326559">
          <w:marLeft w:val="0"/>
          <w:marRight w:val="0"/>
          <w:marTop w:val="0"/>
          <w:marBottom w:val="0"/>
          <w:divBdr>
            <w:top w:val="none" w:sz="0" w:space="0" w:color="auto"/>
            <w:left w:val="none" w:sz="0" w:space="0" w:color="auto"/>
            <w:bottom w:val="none" w:sz="0" w:space="0" w:color="auto"/>
            <w:right w:val="none" w:sz="0" w:space="0" w:color="auto"/>
          </w:divBdr>
        </w:div>
        <w:div w:id="1434203720">
          <w:marLeft w:val="0"/>
          <w:marRight w:val="0"/>
          <w:marTop w:val="0"/>
          <w:marBottom w:val="0"/>
          <w:divBdr>
            <w:top w:val="none" w:sz="0" w:space="0" w:color="auto"/>
            <w:left w:val="none" w:sz="0" w:space="0" w:color="auto"/>
            <w:bottom w:val="none" w:sz="0" w:space="0" w:color="auto"/>
            <w:right w:val="none" w:sz="0" w:space="0" w:color="auto"/>
          </w:divBdr>
        </w:div>
        <w:div w:id="1912159255">
          <w:marLeft w:val="0"/>
          <w:marRight w:val="0"/>
          <w:marTop w:val="0"/>
          <w:marBottom w:val="0"/>
          <w:divBdr>
            <w:top w:val="none" w:sz="0" w:space="0" w:color="auto"/>
            <w:left w:val="none" w:sz="0" w:space="0" w:color="auto"/>
            <w:bottom w:val="none" w:sz="0" w:space="0" w:color="auto"/>
            <w:right w:val="none" w:sz="0" w:space="0" w:color="auto"/>
          </w:divBdr>
        </w:div>
        <w:div w:id="2116172325">
          <w:marLeft w:val="0"/>
          <w:marRight w:val="0"/>
          <w:marTop w:val="0"/>
          <w:marBottom w:val="0"/>
          <w:divBdr>
            <w:top w:val="none" w:sz="0" w:space="0" w:color="auto"/>
            <w:left w:val="none" w:sz="0" w:space="0" w:color="auto"/>
            <w:bottom w:val="none" w:sz="0" w:space="0" w:color="auto"/>
            <w:right w:val="none" w:sz="0" w:space="0" w:color="auto"/>
          </w:divBdr>
        </w:div>
      </w:divsChild>
    </w:div>
    <w:div w:id="2110735934">
      <w:bodyDiv w:val="1"/>
      <w:marLeft w:val="0"/>
      <w:marRight w:val="0"/>
      <w:marTop w:val="0"/>
      <w:marBottom w:val="0"/>
      <w:divBdr>
        <w:top w:val="none" w:sz="0" w:space="0" w:color="auto"/>
        <w:left w:val="none" w:sz="0" w:space="0" w:color="auto"/>
        <w:bottom w:val="none" w:sz="0" w:space="0" w:color="auto"/>
        <w:right w:val="none" w:sz="0" w:space="0" w:color="auto"/>
      </w:divBdr>
      <w:divsChild>
        <w:div w:id="89006121">
          <w:marLeft w:val="0"/>
          <w:marRight w:val="0"/>
          <w:marTop w:val="0"/>
          <w:marBottom w:val="0"/>
          <w:divBdr>
            <w:top w:val="none" w:sz="0" w:space="0" w:color="auto"/>
            <w:left w:val="none" w:sz="0" w:space="0" w:color="auto"/>
            <w:bottom w:val="none" w:sz="0" w:space="0" w:color="auto"/>
            <w:right w:val="none" w:sz="0" w:space="0" w:color="auto"/>
          </w:divBdr>
          <w:divsChild>
            <w:div w:id="898514061">
              <w:marLeft w:val="0"/>
              <w:marRight w:val="0"/>
              <w:marTop w:val="0"/>
              <w:marBottom w:val="0"/>
              <w:divBdr>
                <w:top w:val="none" w:sz="0" w:space="0" w:color="auto"/>
                <w:left w:val="none" w:sz="0" w:space="0" w:color="auto"/>
                <w:bottom w:val="none" w:sz="0" w:space="0" w:color="auto"/>
                <w:right w:val="none" w:sz="0" w:space="0" w:color="auto"/>
              </w:divBdr>
            </w:div>
          </w:divsChild>
        </w:div>
        <w:div w:id="168982846">
          <w:marLeft w:val="0"/>
          <w:marRight w:val="0"/>
          <w:marTop w:val="0"/>
          <w:marBottom w:val="0"/>
          <w:divBdr>
            <w:top w:val="none" w:sz="0" w:space="0" w:color="auto"/>
            <w:left w:val="none" w:sz="0" w:space="0" w:color="auto"/>
            <w:bottom w:val="none" w:sz="0" w:space="0" w:color="auto"/>
            <w:right w:val="none" w:sz="0" w:space="0" w:color="auto"/>
          </w:divBdr>
          <w:divsChild>
            <w:div w:id="208150567">
              <w:marLeft w:val="0"/>
              <w:marRight w:val="0"/>
              <w:marTop w:val="0"/>
              <w:marBottom w:val="0"/>
              <w:divBdr>
                <w:top w:val="none" w:sz="0" w:space="0" w:color="auto"/>
                <w:left w:val="none" w:sz="0" w:space="0" w:color="auto"/>
                <w:bottom w:val="none" w:sz="0" w:space="0" w:color="auto"/>
                <w:right w:val="none" w:sz="0" w:space="0" w:color="auto"/>
              </w:divBdr>
            </w:div>
          </w:divsChild>
        </w:div>
        <w:div w:id="219445990">
          <w:marLeft w:val="0"/>
          <w:marRight w:val="0"/>
          <w:marTop w:val="0"/>
          <w:marBottom w:val="0"/>
          <w:divBdr>
            <w:top w:val="none" w:sz="0" w:space="0" w:color="auto"/>
            <w:left w:val="none" w:sz="0" w:space="0" w:color="auto"/>
            <w:bottom w:val="none" w:sz="0" w:space="0" w:color="auto"/>
            <w:right w:val="none" w:sz="0" w:space="0" w:color="auto"/>
          </w:divBdr>
          <w:divsChild>
            <w:div w:id="533463200">
              <w:marLeft w:val="0"/>
              <w:marRight w:val="0"/>
              <w:marTop w:val="0"/>
              <w:marBottom w:val="0"/>
              <w:divBdr>
                <w:top w:val="none" w:sz="0" w:space="0" w:color="auto"/>
                <w:left w:val="none" w:sz="0" w:space="0" w:color="auto"/>
                <w:bottom w:val="none" w:sz="0" w:space="0" w:color="auto"/>
                <w:right w:val="none" w:sz="0" w:space="0" w:color="auto"/>
              </w:divBdr>
            </w:div>
          </w:divsChild>
        </w:div>
        <w:div w:id="266157835">
          <w:marLeft w:val="0"/>
          <w:marRight w:val="0"/>
          <w:marTop w:val="0"/>
          <w:marBottom w:val="0"/>
          <w:divBdr>
            <w:top w:val="none" w:sz="0" w:space="0" w:color="auto"/>
            <w:left w:val="none" w:sz="0" w:space="0" w:color="auto"/>
            <w:bottom w:val="none" w:sz="0" w:space="0" w:color="auto"/>
            <w:right w:val="none" w:sz="0" w:space="0" w:color="auto"/>
          </w:divBdr>
          <w:divsChild>
            <w:div w:id="1428650206">
              <w:marLeft w:val="0"/>
              <w:marRight w:val="0"/>
              <w:marTop w:val="0"/>
              <w:marBottom w:val="0"/>
              <w:divBdr>
                <w:top w:val="none" w:sz="0" w:space="0" w:color="auto"/>
                <w:left w:val="none" w:sz="0" w:space="0" w:color="auto"/>
                <w:bottom w:val="none" w:sz="0" w:space="0" w:color="auto"/>
                <w:right w:val="none" w:sz="0" w:space="0" w:color="auto"/>
              </w:divBdr>
            </w:div>
          </w:divsChild>
        </w:div>
        <w:div w:id="386419270">
          <w:marLeft w:val="0"/>
          <w:marRight w:val="0"/>
          <w:marTop w:val="0"/>
          <w:marBottom w:val="0"/>
          <w:divBdr>
            <w:top w:val="none" w:sz="0" w:space="0" w:color="auto"/>
            <w:left w:val="none" w:sz="0" w:space="0" w:color="auto"/>
            <w:bottom w:val="none" w:sz="0" w:space="0" w:color="auto"/>
            <w:right w:val="none" w:sz="0" w:space="0" w:color="auto"/>
          </w:divBdr>
          <w:divsChild>
            <w:div w:id="538588925">
              <w:marLeft w:val="0"/>
              <w:marRight w:val="0"/>
              <w:marTop w:val="0"/>
              <w:marBottom w:val="0"/>
              <w:divBdr>
                <w:top w:val="none" w:sz="0" w:space="0" w:color="auto"/>
                <w:left w:val="none" w:sz="0" w:space="0" w:color="auto"/>
                <w:bottom w:val="none" w:sz="0" w:space="0" w:color="auto"/>
                <w:right w:val="none" w:sz="0" w:space="0" w:color="auto"/>
              </w:divBdr>
            </w:div>
          </w:divsChild>
        </w:div>
        <w:div w:id="408582648">
          <w:marLeft w:val="0"/>
          <w:marRight w:val="0"/>
          <w:marTop w:val="0"/>
          <w:marBottom w:val="0"/>
          <w:divBdr>
            <w:top w:val="none" w:sz="0" w:space="0" w:color="auto"/>
            <w:left w:val="none" w:sz="0" w:space="0" w:color="auto"/>
            <w:bottom w:val="none" w:sz="0" w:space="0" w:color="auto"/>
            <w:right w:val="none" w:sz="0" w:space="0" w:color="auto"/>
          </w:divBdr>
          <w:divsChild>
            <w:div w:id="896161505">
              <w:marLeft w:val="0"/>
              <w:marRight w:val="0"/>
              <w:marTop w:val="0"/>
              <w:marBottom w:val="0"/>
              <w:divBdr>
                <w:top w:val="none" w:sz="0" w:space="0" w:color="auto"/>
                <w:left w:val="none" w:sz="0" w:space="0" w:color="auto"/>
                <w:bottom w:val="none" w:sz="0" w:space="0" w:color="auto"/>
                <w:right w:val="none" w:sz="0" w:space="0" w:color="auto"/>
              </w:divBdr>
            </w:div>
          </w:divsChild>
        </w:div>
        <w:div w:id="544950388">
          <w:marLeft w:val="0"/>
          <w:marRight w:val="0"/>
          <w:marTop w:val="0"/>
          <w:marBottom w:val="0"/>
          <w:divBdr>
            <w:top w:val="none" w:sz="0" w:space="0" w:color="auto"/>
            <w:left w:val="none" w:sz="0" w:space="0" w:color="auto"/>
            <w:bottom w:val="none" w:sz="0" w:space="0" w:color="auto"/>
            <w:right w:val="none" w:sz="0" w:space="0" w:color="auto"/>
          </w:divBdr>
          <w:divsChild>
            <w:div w:id="680742825">
              <w:marLeft w:val="0"/>
              <w:marRight w:val="0"/>
              <w:marTop w:val="0"/>
              <w:marBottom w:val="0"/>
              <w:divBdr>
                <w:top w:val="none" w:sz="0" w:space="0" w:color="auto"/>
                <w:left w:val="none" w:sz="0" w:space="0" w:color="auto"/>
                <w:bottom w:val="none" w:sz="0" w:space="0" w:color="auto"/>
                <w:right w:val="none" w:sz="0" w:space="0" w:color="auto"/>
              </w:divBdr>
            </w:div>
          </w:divsChild>
        </w:div>
        <w:div w:id="629894867">
          <w:marLeft w:val="0"/>
          <w:marRight w:val="0"/>
          <w:marTop w:val="0"/>
          <w:marBottom w:val="0"/>
          <w:divBdr>
            <w:top w:val="none" w:sz="0" w:space="0" w:color="auto"/>
            <w:left w:val="none" w:sz="0" w:space="0" w:color="auto"/>
            <w:bottom w:val="none" w:sz="0" w:space="0" w:color="auto"/>
            <w:right w:val="none" w:sz="0" w:space="0" w:color="auto"/>
          </w:divBdr>
          <w:divsChild>
            <w:div w:id="552277481">
              <w:marLeft w:val="0"/>
              <w:marRight w:val="0"/>
              <w:marTop w:val="0"/>
              <w:marBottom w:val="0"/>
              <w:divBdr>
                <w:top w:val="none" w:sz="0" w:space="0" w:color="auto"/>
                <w:left w:val="none" w:sz="0" w:space="0" w:color="auto"/>
                <w:bottom w:val="none" w:sz="0" w:space="0" w:color="auto"/>
                <w:right w:val="none" w:sz="0" w:space="0" w:color="auto"/>
              </w:divBdr>
            </w:div>
          </w:divsChild>
        </w:div>
        <w:div w:id="631594099">
          <w:marLeft w:val="0"/>
          <w:marRight w:val="0"/>
          <w:marTop w:val="0"/>
          <w:marBottom w:val="0"/>
          <w:divBdr>
            <w:top w:val="none" w:sz="0" w:space="0" w:color="auto"/>
            <w:left w:val="none" w:sz="0" w:space="0" w:color="auto"/>
            <w:bottom w:val="none" w:sz="0" w:space="0" w:color="auto"/>
            <w:right w:val="none" w:sz="0" w:space="0" w:color="auto"/>
          </w:divBdr>
          <w:divsChild>
            <w:div w:id="1574004524">
              <w:marLeft w:val="0"/>
              <w:marRight w:val="0"/>
              <w:marTop w:val="0"/>
              <w:marBottom w:val="0"/>
              <w:divBdr>
                <w:top w:val="none" w:sz="0" w:space="0" w:color="auto"/>
                <w:left w:val="none" w:sz="0" w:space="0" w:color="auto"/>
                <w:bottom w:val="none" w:sz="0" w:space="0" w:color="auto"/>
                <w:right w:val="none" w:sz="0" w:space="0" w:color="auto"/>
              </w:divBdr>
            </w:div>
          </w:divsChild>
        </w:div>
        <w:div w:id="701445271">
          <w:marLeft w:val="0"/>
          <w:marRight w:val="0"/>
          <w:marTop w:val="0"/>
          <w:marBottom w:val="0"/>
          <w:divBdr>
            <w:top w:val="none" w:sz="0" w:space="0" w:color="auto"/>
            <w:left w:val="none" w:sz="0" w:space="0" w:color="auto"/>
            <w:bottom w:val="none" w:sz="0" w:space="0" w:color="auto"/>
            <w:right w:val="none" w:sz="0" w:space="0" w:color="auto"/>
          </w:divBdr>
          <w:divsChild>
            <w:div w:id="1733112470">
              <w:marLeft w:val="0"/>
              <w:marRight w:val="0"/>
              <w:marTop w:val="0"/>
              <w:marBottom w:val="0"/>
              <w:divBdr>
                <w:top w:val="none" w:sz="0" w:space="0" w:color="auto"/>
                <w:left w:val="none" w:sz="0" w:space="0" w:color="auto"/>
                <w:bottom w:val="none" w:sz="0" w:space="0" w:color="auto"/>
                <w:right w:val="none" w:sz="0" w:space="0" w:color="auto"/>
              </w:divBdr>
            </w:div>
          </w:divsChild>
        </w:div>
        <w:div w:id="724065334">
          <w:marLeft w:val="0"/>
          <w:marRight w:val="0"/>
          <w:marTop w:val="0"/>
          <w:marBottom w:val="0"/>
          <w:divBdr>
            <w:top w:val="none" w:sz="0" w:space="0" w:color="auto"/>
            <w:left w:val="none" w:sz="0" w:space="0" w:color="auto"/>
            <w:bottom w:val="none" w:sz="0" w:space="0" w:color="auto"/>
            <w:right w:val="none" w:sz="0" w:space="0" w:color="auto"/>
          </w:divBdr>
          <w:divsChild>
            <w:div w:id="624238255">
              <w:marLeft w:val="0"/>
              <w:marRight w:val="0"/>
              <w:marTop w:val="0"/>
              <w:marBottom w:val="0"/>
              <w:divBdr>
                <w:top w:val="none" w:sz="0" w:space="0" w:color="auto"/>
                <w:left w:val="none" w:sz="0" w:space="0" w:color="auto"/>
                <w:bottom w:val="none" w:sz="0" w:space="0" w:color="auto"/>
                <w:right w:val="none" w:sz="0" w:space="0" w:color="auto"/>
              </w:divBdr>
            </w:div>
          </w:divsChild>
        </w:div>
        <w:div w:id="907494178">
          <w:marLeft w:val="0"/>
          <w:marRight w:val="0"/>
          <w:marTop w:val="0"/>
          <w:marBottom w:val="0"/>
          <w:divBdr>
            <w:top w:val="none" w:sz="0" w:space="0" w:color="auto"/>
            <w:left w:val="none" w:sz="0" w:space="0" w:color="auto"/>
            <w:bottom w:val="none" w:sz="0" w:space="0" w:color="auto"/>
            <w:right w:val="none" w:sz="0" w:space="0" w:color="auto"/>
          </w:divBdr>
          <w:divsChild>
            <w:div w:id="1929192255">
              <w:marLeft w:val="0"/>
              <w:marRight w:val="0"/>
              <w:marTop w:val="0"/>
              <w:marBottom w:val="0"/>
              <w:divBdr>
                <w:top w:val="none" w:sz="0" w:space="0" w:color="auto"/>
                <w:left w:val="none" w:sz="0" w:space="0" w:color="auto"/>
                <w:bottom w:val="none" w:sz="0" w:space="0" w:color="auto"/>
                <w:right w:val="none" w:sz="0" w:space="0" w:color="auto"/>
              </w:divBdr>
            </w:div>
          </w:divsChild>
        </w:div>
        <w:div w:id="1081175782">
          <w:marLeft w:val="0"/>
          <w:marRight w:val="0"/>
          <w:marTop w:val="0"/>
          <w:marBottom w:val="0"/>
          <w:divBdr>
            <w:top w:val="none" w:sz="0" w:space="0" w:color="auto"/>
            <w:left w:val="none" w:sz="0" w:space="0" w:color="auto"/>
            <w:bottom w:val="none" w:sz="0" w:space="0" w:color="auto"/>
            <w:right w:val="none" w:sz="0" w:space="0" w:color="auto"/>
          </w:divBdr>
          <w:divsChild>
            <w:div w:id="2008899886">
              <w:marLeft w:val="0"/>
              <w:marRight w:val="0"/>
              <w:marTop w:val="0"/>
              <w:marBottom w:val="0"/>
              <w:divBdr>
                <w:top w:val="none" w:sz="0" w:space="0" w:color="auto"/>
                <w:left w:val="none" w:sz="0" w:space="0" w:color="auto"/>
                <w:bottom w:val="none" w:sz="0" w:space="0" w:color="auto"/>
                <w:right w:val="none" w:sz="0" w:space="0" w:color="auto"/>
              </w:divBdr>
            </w:div>
          </w:divsChild>
        </w:div>
        <w:div w:id="1086338903">
          <w:marLeft w:val="0"/>
          <w:marRight w:val="0"/>
          <w:marTop w:val="0"/>
          <w:marBottom w:val="0"/>
          <w:divBdr>
            <w:top w:val="none" w:sz="0" w:space="0" w:color="auto"/>
            <w:left w:val="none" w:sz="0" w:space="0" w:color="auto"/>
            <w:bottom w:val="none" w:sz="0" w:space="0" w:color="auto"/>
            <w:right w:val="none" w:sz="0" w:space="0" w:color="auto"/>
          </w:divBdr>
          <w:divsChild>
            <w:div w:id="372579158">
              <w:marLeft w:val="0"/>
              <w:marRight w:val="0"/>
              <w:marTop w:val="0"/>
              <w:marBottom w:val="0"/>
              <w:divBdr>
                <w:top w:val="none" w:sz="0" w:space="0" w:color="auto"/>
                <w:left w:val="none" w:sz="0" w:space="0" w:color="auto"/>
                <w:bottom w:val="none" w:sz="0" w:space="0" w:color="auto"/>
                <w:right w:val="none" w:sz="0" w:space="0" w:color="auto"/>
              </w:divBdr>
            </w:div>
          </w:divsChild>
        </w:div>
        <w:div w:id="1092123283">
          <w:marLeft w:val="0"/>
          <w:marRight w:val="0"/>
          <w:marTop w:val="0"/>
          <w:marBottom w:val="0"/>
          <w:divBdr>
            <w:top w:val="none" w:sz="0" w:space="0" w:color="auto"/>
            <w:left w:val="none" w:sz="0" w:space="0" w:color="auto"/>
            <w:bottom w:val="none" w:sz="0" w:space="0" w:color="auto"/>
            <w:right w:val="none" w:sz="0" w:space="0" w:color="auto"/>
          </w:divBdr>
          <w:divsChild>
            <w:div w:id="1335844025">
              <w:marLeft w:val="0"/>
              <w:marRight w:val="0"/>
              <w:marTop w:val="0"/>
              <w:marBottom w:val="0"/>
              <w:divBdr>
                <w:top w:val="none" w:sz="0" w:space="0" w:color="auto"/>
                <w:left w:val="none" w:sz="0" w:space="0" w:color="auto"/>
                <w:bottom w:val="none" w:sz="0" w:space="0" w:color="auto"/>
                <w:right w:val="none" w:sz="0" w:space="0" w:color="auto"/>
              </w:divBdr>
            </w:div>
          </w:divsChild>
        </w:div>
        <w:div w:id="1112243006">
          <w:marLeft w:val="0"/>
          <w:marRight w:val="0"/>
          <w:marTop w:val="0"/>
          <w:marBottom w:val="0"/>
          <w:divBdr>
            <w:top w:val="none" w:sz="0" w:space="0" w:color="auto"/>
            <w:left w:val="none" w:sz="0" w:space="0" w:color="auto"/>
            <w:bottom w:val="none" w:sz="0" w:space="0" w:color="auto"/>
            <w:right w:val="none" w:sz="0" w:space="0" w:color="auto"/>
          </w:divBdr>
          <w:divsChild>
            <w:div w:id="459609868">
              <w:marLeft w:val="0"/>
              <w:marRight w:val="0"/>
              <w:marTop w:val="0"/>
              <w:marBottom w:val="0"/>
              <w:divBdr>
                <w:top w:val="none" w:sz="0" w:space="0" w:color="auto"/>
                <w:left w:val="none" w:sz="0" w:space="0" w:color="auto"/>
                <w:bottom w:val="none" w:sz="0" w:space="0" w:color="auto"/>
                <w:right w:val="none" w:sz="0" w:space="0" w:color="auto"/>
              </w:divBdr>
            </w:div>
          </w:divsChild>
        </w:div>
        <w:div w:id="1283263489">
          <w:marLeft w:val="0"/>
          <w:marRight w:val="0"/>
          <w:marTop w:val="0"/>
          <w:marBottom w:val="0"/>
          <w:divBdr>
            <w:top w:val="none" w:sz="0" w:space="0" w:color="auto"/>
            <w:left w:val="none" w:sz="0" w:space="0" w:color="auto"/>
            <w:bottom w:val="none" w:sz="0" w:space="0" w:color="auto"/>
            <w:right w:val="none" w:sz="0" w:space="0" w:color="auto"/>
          </w:divBdr>
          <w:divsChild>
            <w:div w:id="1904833279">
              <w:marLeft w:val="0"/>
              <w:marRight w:val="0"/>
              <w:marTop w:val="0"/>
              <w:marBottom w:val="0"/>
              <w:divBdr>
                <w:top w:val="none" w:sz="0" w:space="0" w:color="auto"/>
                <w:left w:val="none" w:sz="0" w:space="0" w:color="auto"/>
                <w:bottom w:val="none" w:sz="0" w:space="0" w:color="auto"/>
                <w:right w:val="none" w:sz="0" w:space="0" w:color="auto"/>
              </w:divBdr>
            </w:div>
          </w:divsChild>
        </w:div>
        <w:div w:id="1397776035">
          <w:marLeft w:val="0"/>
          <w:marRight w:val="0"/>
          <w:marTop w:val="0"/>
          <w:marBottom w:val="0"/>
          <w:divBdr>
            <w:top w:val="none" w:sz="0" w:space="0" w:color="auto"/>
            <w:left w:val="none" w:sz="0" w:space="0" w:color="auto"/>
            <w:bottom w:val="none" w:sz="0" w:space="0" w:color="auto"/>
            <w:right w:val="none" w:sz="0" w:space="0" w:color="auto"/>
          </w:divBdr>
          <w:divsChild>
            <w:div w:id="395862442">
              <w:marLeft w:val="0"/>
              <w:marRight w:val="0"/>
              <w:marTop w:val="0"/>
              <w:marBottom w:val="0"/>
              <w:divBdr>
                <w:top w:val="none" w:sz="0" w:space="0" w:color="auto"/>
                <w:left w:val="none" w:sz="0" w:space="0" w:color="auto"/>
                <w:bottom w:val="none" w:sz="0" w:space="0" w:color="auto"/>
                <w:right w:val="none" w:sz="0" w:space="0" w:color="auto"/>
              </w:divBdr>
            </w:div>
          </w:divsChild>
        </w:div>
        <w:div w:id="1415011364">
          <w:marLeft w:val="0"/>
          <w:marRight w:val="0"/>
          <w:marTop w:val="0"/>
          <w:marBottom w:val="0"/>
          <w:divBdr>
            <w:top w:val="none" w:sz="0" w:space="0" w:color="auto"/>
            <w:left w:val="none" w:sz="0" w:space="0" w:color="auto"/>
            <w:bottom w:val="none" w:sz="0" w:space="0" w:color="auto"/>
            <w:right w:val="none" w:sz="0" w:space="0" w:color="auto"/>
          </w:divBdr>
          <w:divsChild>
            <w:div w:id="1095395127">
              <w:marLeft w:val="0"/>
              <w:marRight w:val="0"/>
              <w:marTop w:val="0"/>
              <w:marBottom w:val="0"/>
              <w:divBdr>
                <w:top w:val="none" w:sz="0" w:space="0" w:color="auto"/>
                <w:left w:val="none" w:sz="0" w:space="0" w:color="auto"/>
                <w:bottom w:val="none" w:sz="0" w:space="0" w:color="auto"/>
                <w:right w:val="none" w:sz="0" w:space="0" w:color="auto"/>
              </w:divBdr>
            </w:div>
          </w:divsChild>
        </w:div>
        <w:div w:id="1744526704">
          <w:marLeft w:val="0"/>
          <w:marRight w:val="0"/>
          <w:marTop w:val="0"/>
          <w:marBottom w:val="0"/>
          <w:divBdr>
            <w:top w:val="none" w:sz="0" w:space="0" w:color="auto"/>
            <w:left w:val="none" w:sz="0" w:space="0" w:color="auto"/>
            <w:bottom w:val="none" w:sz="0" w:space="0" w:color="auto"/>
            <w:right w:val="none" w:sz="0" w:space="0" w:color="auto"/>
          </w:divBdr>
          <w:divsChild>
            <w:div w:id="403991142">
              <w:marLeft w:val="0"/>
              <w:marRight w:val="0"/>
              <w:marTop w:val="0"/>
              <w:marBottom w:val="0"/>
              <w:divBdr>
                <w:top w:val="none" w:sz="0" w:space="0" w:color="auto"/>
                <w:left w:val="none" w:sz="0" w:space="0" w:color="auto"/>
                <w:bottom w:val="none" w:sz="0" w:space="0" w:color="auto"/>
                <w:right w:val="none" w:sz="0" w:space="0" w:color="auto"/>
              </w:divBdr>
            </w:div>
          </w:divsChild>
        </w:div>
        <w:div w:id="1854419869">
          <w:marLeft w:val="0"/>
          <w:marRight w:val="0"/>
          <w:marTop w:val="0"/>
          <w:marBottom w:val="0"/>
          <w:divBdr>
            <w:top w:val="none" w:sz="0" w:space="0" w:color="auto"/>
            <w:left w:val="none" w:sz="0" w:space="0" w:color="auto"/>
            <w:bottom w:val="none" w:sz="0" w:space="0" w:color="auto"/>
            <w:right w:val="none" w:sz="0" w:space="0" w:color="auto"/>
          </w:divBdr>
          <w:divsChild>
            <w:div w:id="189295993">
              <w:marLeft w:val="0"/>
              <w:marRight w:val="0"/>
              <w:marTop w:val="0"/>
              <w:marBottom w:val="0"/>
              <w:divBdr>
                <w:top w:val="none" w:sz="0" w:space="0" w:color="auto"/>
                <w:left w:val="none" w:sz="0" w:space="0" w:color="auto"/>
                <w:bottom w:val="none" w:sz="0" w:space="0" w:color="auto"/>
                <w:right w:val="none" w:sz="0" w:space="0" w:color="auto"/>
              </w:divBdr>
            </w:div>
          </w:divsChild>
        </w:div>
        <w:div w:id="1915699626">
          <w:marLeft w:val="0"/>
          <w:marRight w:val="0"/>
          <w:marTop w:val="0"/>
          <w:marBottom w:val="0"/>
          <w:divBdr>
            <w:top w:val="none" w:sz="0" w:space="0" w:color="auto"/>
            <w:left w:val="none" w:sz="0" w:space="0" w:color="auto"/>
            <w:bottom w:val="none" w:sz="0" w:space="0" w:color="auto"/>
            <w:right w:val="none" w:sz="0" w:space="0" w:color="auto"/>
          </w:divBdr>
          <w:divsChild>
            <w:div w:id="2131316427">
              <w:marLeft w:val="0"/>
              <w:marRight w:val="0"/>
              <w:marTop w:val="0"/>
              <w:marBottom w:val="0"/>
              <w:divBdr>
                <w:top w:val="none" w:sz="0" w:space="0" w:color="auto"/>
                <w:left w:val="none" w:sz="0" w:space="0" w:color="auto"/>
                <w:bottom w:val="none" w:sz="0" w:space="0" w:color="auto"/>
                <w:right w:val="none" w:sz="0" w:space="0" w:color="auto"/>
              </w:divBdr>
            </w:div>
          </w:divsChild>
        </w:div>
        <w:div w:id="1964386186">
          <w:marLeft w:val="0"/>
          <w:marRight w:val="0"/>
          <w:marTop w:val="0"/>
          <w:marBottom w:val="0"/>
          <w:divBdr>
            <w:top w:val="none" w:sz="0" w:space="0" w:color="auto"/>
            <w:left w:val="none" w:sz="0" w:space="0" w:color="auto"/>
            <w:bottom w:val="none" w:sz="0" w:space="0" w:color="auto"/>
            <w:right w:val="none" w:sz="0" w:space="0" w:color="auto"/>
          </w:divBdr>
          <w:divsChild>
            <w:div w:id="1435592587">
              <w:marLeft w:val="0"/>
              <w:marRight w:val="0"/>
              <w:marTop w:val="0"/>
              <w:marBottom w:val="0"/>
              <w:divBdr>
                <w:top w:val="none" w:sz="0" w:space="0" w:color="auto"/>
                <w:left w:val="none" w:sz="0" w:space="0" w:color="auto"/>
                <w:bottom w:val="none" w:sz="0" w:space="0" w:color="auto"/>
                <w:right w:val="none" w:sz="0" w:space="0" w:color="auto"/>
              </w:divBdr>
            </w:div>
          </w:divsChild>
        </w:div>
        <w:div w:id="1964997377">
          <w:marLeft w:val="0"/>
          <w:marRight w:val="0"/>
          <w:marTop w:val="0"/>
          <w:marBottom w:val="0"/>
          <w:divBdr>
            <w:top w:val="none" w:sz="0" w:space="0" w:color="auto"/>
            <w:left w:val="none" w:sz="0" w:space="0" w:color="auto"/>
            <w:bottom w:val="none" w:sz="0" w:space="0" w:color="auto"/>
            <w:right w:val="none" w:sz="0" w:space="0" w:color="auto"/>
          </w:divBdr>
          <w:divsChild>
            <w:div w:id="1276519089">
              <w:marLeft w:val="0"/>
              <w:marRight w:val="0"/>
              <w:marTop w:val="0"/>
              <w:marBottom w:val="0"/>
              <w:divBdr>
                <w:top w:val="none" w:sz="0" w:space="0" w:color="auto"/>
                <w:left w:val="none" w:sz="0" w:space="0" w:color="auto"/>
                <w:bottom w:val="none" w:sz="0" w:space="0" w:color="auto"/>
                <w:right w:val="none" w:sz="0" w:space="0" w:color="auto"/>
              </w:divBdr>
            </w:div>
          </w:divsChild>
        </w:div>
        <w:div w:id="1999920643">
          <w:marLeft w:val="0"/>
          <w:marRight w:val="0"/>
          <w:marTop w:val="0"/>
          <w:marBottom w:val="0"/>
          <w:divBdr>
            <w:top w:val="none" w:sz="0" w:space="0" w:color="auto"/>
            <w:left w:val="none" w:sz="0" w:space="0" w:color="auto"/>
            <w:bottom w:val="none" w:sz="0" w:space="0" w:color="auto"/>
            <w:right w:val="none" w:sz="0" w:space="0" w:color="auto"/>
          </w:divBdr>
          <w:divsChild>
            <w:div w:id="402727928">
              <w:marLeft w:val="0"/>
              <w:marRight w:val="0"/>
              <w:marTop w:val="0"/>
              <w:marBottom w:val="0"/>
              <w:divBdr>
                <w:top w:val="none" w:sz="0" w:space="0" w:color="auto"/>
                <w:left w:val="none" w:sz="0" w:space="0" w:color="auto"/>
                <w:bottom w:val="none" w:sz="0" w:space="0" w:color="auto"/>
                <w:right w:val="none" w:sz="0" w:space="0" w:color="auto"/>
              </w:divBdr>
            </w:div>
          </w:divsChild>
        </w:div>
        <w:div w:id="2075153381">
          <w:marLeft w:val="0"/>
          <w:marRight w:val="0"/>
          <w:marTop w:val="0"/>
          <w:marBottom w:val="0"/>
          <w:divBdr>
            <w:top w:val="none" w:sz="0" w:space="0" w:color="auto"/>
            <w:left w:val="none" w:sz="0" w:space="0" w:color="auto"/>
            <w:bottom w:val="none" w:sz="0" w:space="0" w:color="auto"/>
            <w:right w:val="none" w:sz="0" w:space="0" w:color="auto"/>
          </w:divBdr>
          <w:divsChild>
            <w:div w:id="121157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macintosh"/>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mailto:jmart130@odu.edu" TargetMode="External"/><Relationship Id="rId7" Type="http://schemas.openxmlformats.org/officeDocument/2006/relationships/hyperlink" Target="mailto:jmart130@odu.edu" TargetMode="External"/><Relationship Id="rId2" Type="http://schemas.openxmlformats.org/officeDocument/2006/relationships/hyperlink" Target="https://www.textmap.com/" TargetMode="External"/><Relationship Id="rId1" Type="http://schemas.openxmlformats.org/officeDocument/2006/relationships/hyperlink" Target="https://aylien.com/product/news-api/demo" TargetMode="External"/><Relationship Id="rId6" Type="http://schemas.openxmlformats.org/officeDocument/2006/relationships/hyperlink" Target="mailto:jmart130@odu.edu" TargetMode="External"/><Relationship Id="rId5" Type="http://schemas.openxmlformats.org/officeDocument/2006/relationships/hyperlink" Target="mailto:jmart130@odu.edu" TargetMode="External"/><Relationship Id="rId4" Type="http://schemas.openxmlformats.org/officeDocument/2006/relationships/hyperlink" Target="mailto:jmart130@odu.edu"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customXml" Target="ink/ink1.xml"/><Relationship Id="rId26" Type="http://schemas.openxmlformats.org/officeDocument/2006/relationships/hyperlink" Target="https://oduwsdl.github.io/raintale/" TargetMode="External"/><Relationship Id="rId39" Type="http://schemas.openxmlformats.org/officeDocument/2006/relationships/hyperlink" Target="https://doi.org/10.1073/pnas.0812570106" TargetMode="External"/><Relationship Id="rId21" Type="http://schemas.openxmlformats.org/officeDocument/2006/relationships/image" Target="media/image3.png"/><Relationship Id="rId42" Type="http://schemas.openxmlformats.org/officeDocument/2006/relationships/hyperlink" Target="http://www.jstor.org/stable/26270255" TargetMode="External"/><Relationship Id="rId47" Type="http://schemas.openxmlformats.org/officeDocument/2006/relationships/hyperlink" Target="https://blog.gdeltproject.org/gdelt-2-0-our-global-world-in-realtime/" TargetMode="External"/><Relationship Id="rId50" Type="http://schemas.openxmlformats.org/officeDocument/2006/relationships/hyperlink" Target="https://doi.org/10.1177/028072709501300301" TargetMode="External"/><Relationship Id="rId55"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microsoft.com/office/2016/09/relationships/commentsIds" Target="commentsIds.xml"/><Relationship Id="rId29" Type="http://schemas.openxmlformats.org/officeDocument/2006/relationships/image" Target="media/image9.svg"/><Relationship Id="rId11" Type="http://schemas.openxmlformats.org/officeDocument/2006/relationships/endnotes" Target="endnotes.xml"/><Relationship Id="rId24" Type="http://schemas.openxmlformats.org/officeDocument/2006/relationships/image" Target="media/image6.png"/><Relationship Id="rId32" Type="http://schemas.openxmlformats.org/officeDocument/2006/relationships/customXml" Target="ink/ink3.xml"/><Relationship Id="rId37" Type="http://schemas.openxmlformats.org/officeDocument/2006/relationships/hyperlink" Target="http://www.jstor.org/stable/26267805" TargetMode="External"/><Relationship Id="rId40" Type="http://schemas.openxmlformats.org/officeDocument/2006/relationships/hyperlink" Target="https://doi.org/10.1007/978-3-319-10735-6_1" TargetMode="External"/><Relationship Id="rId45" Type="http://schemas.openxmlformats.org/officeDocument/2006/relationships/hyperlink" Target="https://doi.org/10.1609/icwsm.v8i1.14538" TargetMode="External"/><Relationship Id="rId53" Type="http://schemas.openxmlformats.org/officeDocument/2006/relationships/fontTable" Target="fontTable.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image" Target="media/image20.png"/><Relationship Id="rId31" Type="http://schemas.openxmlformats.org/officeDocument/2006/relationships/image" Target="media/image11.svg"/><Relationship Id="rId44" Type="http://schemas.openxmlformats.org/officeDocument/2006/relationships/hyperlink" Target="https://doi.org/doi:https://doi.org/10.1787/3b1d3efe-en" TargetMode="External"/><Relationship Id="rId52" Type="http://schemas.openxmlformats.org/officeDocument/2006/relationships/image" Target="media/image12.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comments" Target="comments.xml"/><Relationship Id="rId22" Type="http://schemas.openxmlformats.org/officeDocument/2006/relationships/image" Target="media/image4.png"/><Relationship Id="rId27" Type="http://schemas.openxmlformats.org/officeDocument/2006/relationships/image" Target="media/image7.png"/><Relationship Id="rId30" Type="http://schemas.openxmlformats.org/officeDocument/2006/relationships/image" Target="media/image10.png"/><Relationship Id="rId43" Type="http://schemas.openxmlformats.org/officeDocument/2006/relationships/hyperlink" Target="https://doi.org/10.1007/978-1-84996-396-1_10" TargetMode="External"/><Relationship Id="rId48" Type="http://schemas.openxmlformats.org/officeDocument/2006/relationships/hyperlink" Target="https://blog.gdeltproject.org/gdelt-2-0-television-api-debuts/" TargetMode="External"/><Relationship Id="rId56" Type="http://schemas.microsoft.com/office/2019/05/relationships/documenttasks" Target="documenttasks/documenttasks1.xml"/><Relationship Id="rId8" Type="http://schemas.openxmlformats.org/officeDocument/2006/relationships/settings" Target="settings.xml"/><Relationship Id="rId51" Type="http://schemas.openxmlformats.org/officeDocument/2006/relationships/hyperlink" Target="https://doi.org/10.1016/j.ecolmodel.2013"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microsoft.com/office/2018/08/relationships/commentsExtensible" Target="commentsExtensible.xml"/><Relationship Id="rId25" Type="http://schemas.openxmlformats.org/officeDocument/2006/relationships/hyperlink" Target="https://storygraph.cs.odu.edu/" TargetMode="External"/><Relationship Id="rId38" Type="http://schemas.openxmlformats.org/officeDocument/2006/relationships/hyperlink" Target="https://doi.org/10.1007/s11069-013-0619-9" TargetMode="External"/><Relationship Id="rId46" Type="http://schemas.openxmlformats.org/officeDocument/2006/relationships/hyperlink" Target="https://doi.org/10.1007/s40953-017-0073-8" TargetMode="External"/><Relationship Id="rId20" Type="http://schemas.openxmlformats.org/officeDocument/2006/relationships/customXml" Target="ink/ink2.xml"/><Relationship Id="rId41" Type="http://schemas.openxmlformats.org/officeDocument/2006/relationships/hyperlink" Target="https://doi.org/10.1093/oso/9780198570509.003.0023" TargetMode="External"/><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numbering" Target="numbering.xml"/><Relationship Id="rId15" Type="http://schemas.microsoft.com/office/2011/relationships/commentsExtended" Target="commentsExtended.xml"/><Relationship Id="rId23" Type="http://schemas.openxmlformats.org/officeDocument/2006/relationships/image" Target="media/image5.png"/><Relationship Id="rId28" Type="http://schemas.openxmlformats.org/officeDocument/2006/relationships/image" Target="media/image8.png"/><Relationship Id="rId36" Type="http://schemas.openxmlformats.org/officeDocument/2006/relationships/image" Target="media/image13.png"/><Relationship Id="rId49" Type="http://schemas.openxmlformats.org/officeDocument/2006/relationships/hyperlink" Target="https://blog.gdeltproject.org/new-november-2021-gkg-2-0-themes-lookup/" TargetMode="External"/><Relationship Id="rId57" Type="http://schemas.microsoft.com/office/2020/10/relationships/intelligence" Target="intelligence2.xml"/></Relationships>
</file>

<file path=word/_rels/footnotes.xml.rels><?xml version="1.0" encoding="UTF-8" standalone="yes"?>
<Relationships xmlns="http://schemas.openxmlformats.org/package/2006/relationships"><Relationship Id="rId2" Type="http://schemas.openxmlformats.org/officeDocument/2006/relationships/hyperlink" Target="https://www.quantexa.com/" TargetMode="External"/><Relationship Id="rId1" Type="http://schemas.openxmlformats.org/officeDocument/2006/relationships/hyperlink" Target="https://sociology.osu.edu/worldhandbook"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hood\AppData\Local\Microsoft\Windows\INetCache\Content.Outlook\HQ1DZT9L\WSC2024_WordTemplate%20(002).dotx" TargetMode="External"/></Relationships>
</file>

<file path=word/documenttasks/documenttasks1.xml><?xml version="1.0" encoding="utf-8"?>
<t:Tasks xmlns:t="http://schemas.microsoft.com/office/tasks/2019/documenttasks" xmlns:oel="http://schemas.microsoft.com/office/2019/extlst">
  <t:Task id="{A9FDFA16-0421-4CC8-9A1F-5C5C3039A7A3}">
    <t:Anchor>
      <t:Comment id="515485739"/>
    </t:Anchor>
    <t:History>
      <t:Event id="{3147FAA0-A67B-40A5-AB6B-8158721367E4}" time="2024-03-28T20:26:05.213Z">
        <t:Attribution userId="S::jmart130@odu.edu::4d2c8988-b1c0-4e9d-83be-da9944182c7d" userProvider="AD" userName="MARTINEZ SALCEDO, JOSEPH"/>
        <t:Anchor>
          <t:Comment id="515485739"/>
        </t:Anchor>
        <t:Create/>
      </t:Event>
      <t:Event id="{134C6321-5EBC-4AD4-B978-09C9B48E9536}" time="2024-03-28T20:26:05.213Z">
        <t:Attribution userId="S::jmart130@odu.edu::4d2c8988-b1c0-4e9d-83be-da9944182c7d" userProvider="AD" userName="MARTINEZ SALCEDO, JOSEPH"/>
        <t:Anchor>
          <t:Comment id="515485739"/>
        </t:Anchor>
        <t:Assign userId="S::jbote001@odu.edu::17ff8fd0-69ce-42c2-bd43-01f0392e5fc8" userProvider="AD" userName="BOTELLO MALDONADO, JHON"/>
      </t:Event>
      <t:Event id="{8BC0F96E-A995-4DA0-B7CF-727ED87D7F2D}" time="2024-03-28T20:26:05.213Z">
        <t:Attribution userId="S::jmart130@odu.edu::4d2c8988-b1c0-4e9d-83be-da9944182c7d" userProvider="AD" userName="MARTINEZ SALCEDO, JOSEPH"/>
        <t:Anchor>
          <t:Comment id="515485739"/>
        </t:Anchor>
        <t:SetTitle title="@BOTELLO MALDONADO, JHON "/>
      </t:Event>
      <t:Event id="{A01D240B-ADDA-4620-9820-C3065CF2800E}" time="2024-03-28T21:52:08.62Z">
        <t:Attribution userId="S::jbote001@odu.edu::17ff8fd0-69ce-42c2-bd43-01f0392e5fc8" userProvider="AD" userName="BOTELLO MALDONADO, JHON"/>
        <t:Progress percentComplete="100"/>
      </t:Event>
    </t:History>
  </t:Task>
  <t:Task id="{1D96FA89-8CC3-6F45-9FF6-58746BD1C0E1}">
    <t:Anchor>
      <t:Comment id="204425166"/>
    </t:Anchor>
    <t:History>
      <t:Event id="{ACF3BA52-2028-5843-8B33-B930822DECF0}" time="2024-03-29T18:47:35.232Z">
        <t:Attribution userId="S::bllin001@odu.edu::3be62561-6e38-4b95-87e2-68c1192e3fd2" userProvider="AD" userName="LLINAS MARIMON, BRIAN"/>
        <t:Anchor>
          <t:Comment id="204425166"/>
        </t:Anchor>
        <t:Create/>
      </t:Event>
      <t:Event id="{4C63A72D-9349-7642-84E8-4EBD08CD09BC}" time="2024-03-29T18:47:35.232Z">
        <t:Attribution userId="S::bllin001@odu.edu::3be62561-6e38-4b95-87e2-68c1192e3fd2" userProvider="AD" userName="LLINAS MARIMON, BRIAN"/>
        <t:Anchor>
          <t:Comment id="204425166"/>
        </t:Anchor>
        <t:Assign userId="S::jmart130@odu.edu::4d2c8988-b1c0-4e9d-83be-da9944182c7d" userProvider="AD" userName="MARTINEZ SALCEDO, JOSEPH"/>
      </t:Event>
      <t:Event id="{F1005655-9C75-EC4E-B083-969DD7CF70CC}" time="2024-03-29T18:47:35.232Z">
        <t:Attribution userId="S::bllin001@odu.edu::3be62561-6e38-4b95-87e2-68c1192e3fd2" userProvider="AD" userName="LLINAS MARIMON, BRIAN"/>
        <t:Anchor>
          <t:Comment id="204425166"/>
        </t:Anchor>
        <t:SetTitle title="Right? @MARTINEZ SALCEDO, JOSEPH. Should we include it?"/>
      </t:Event>
      <t:Event id="{4B6062EB-076B-437D-BD37-D4BDACCCF590}" time="2024-04-03T00:38:00.885Z">
        <t:Attribution userId="S::bllin001@odu.edu::3be62561-6e38-4b95-87e2-68c1192e3fd2" userProvider="AD" userName="BRIAN LLINAS MARIMON"/>
        <t:Progress percentComplete="100"/>
      </t:Event>
    </t:History>
  </t:Task>
  <t:Task id="{43676003-4655-4391-A56A-5C98D1A98428}">
    <t:Anchor>
      <t:Comment id="268697434"/>
    </t:Anchor>
    <t:History>
      <t:Event id="{0DDB5880-5BF3-41B0-9399-19723DC3DABB}" time="2024-03-28T19:50:49.972Z">
        <t:Attribution userId="S::jmart130@odu.edu::4d2c8988-b1c0-4e9d-83be-da9944182c7d" userProvider="AD" userName="MARTINEZ SALCEDO, JOSEPH"/>
        <t:Anchor>
          <t:Comment id="268697434"/>
        </t:Anchor>
        <t:Create/>
      </t:Event>
      <t:Event id="{B7855E3F-5C9F-40C9-9022-38F3E645BE9D}" time="2024-03-28T19:50:49.972Z">
        <t:Attribution userId="S::jmart130@odu.edu::4d2c8988-b1c0-4e9d-83be-da9944182c7d" userProvider="AD" userName="MARTINEZ SALCEDO, JOSEPH"/>
        <t:Anchor>
          <t:Comment id="268697434"/>
        </t:Anchor>
        <t:Assign userId="S::jbote001@odu.edu::17ff8fd0-69ce-42c2-bd43-01f0392e5fc8" userProvider="AD" userName="BOTELLO MALDONADO, JHON"/>
      </t:Event>
      <t:Event id="{A494F09B-0A51-4743-998E-028A949D6A4D}" time="2024-03-28T19:50:49.972Z">
        <t:Attribution userId="S::jmart130@odu.edu::4d2c8988-b1c0-4e9d-83be-da9944182c7d" userProvider="AD" userName="MARTINEZ SALCEDO, JOSEPH"/>
        <t:Anchor>
          <t:Comment id="268697434"/>
        </t:Anchor>
        <t:SetTitle title="@BOTELLO MALDONADO, JHON "/>
      </t:Event>
    </t:History>
  </t:Task>
  <t:Task id="{C5E91E9E-49B6-0F45-8AAB-36E4C6943818}">
    <t:Anchor>
      <t:Comment id="1241381247"/>
    </t:Anchor>
    <t:History>
      <t:Event id="{956FFDAF-A246-3C48-8AFC-CC502D21556C}" time="2024-03-27T20:15:19.686Z">
        <t:Attribution userId="S::bllin001@odu.edu::3be62561-6e38-4b95-87e2-68c1192e3fd2" userProvider="AD" userName="LLINAS MARIMON, BRIAN"/>
        <t:Anchor>
          <t:Comment id="1241381247"/>
        </t:Anchor>
        <t:Create/>
      </t:Event>
      <t:Event id="{A034D071-87C9-5A4B-942B-26FAC0994564}" time="2024-03-27T20:15:19.686Z">
        <t:Attribution userId="S::bllin001@odu.edu::3be62561-6e38-4b95-87e2-68c1192e3fd2" userProvider="AD" userName="LLINAS MARIMON, BRIAN"/>
        <t:Anchor>
          <t:Comment id="1241381247"/>
        </t:Anchor>
        <t:Assign userId="S::jmart130@odu.edu::4d2c8988-b1c0-4e9d-83be-da9944182c7d" userProvider="AD" userName="MARTINEZ SALCEDO, JOSEPH"/>
      </t:Event>
      <t:Event id="{99689668-3B86-C94C-88D0-DC24F4709E0E}" time="2024-03-27T20:15:19.686Z">
        <t:Attribution userId="S::bllin001@odu.edu::3be62561-6e38-4b95-87e2-68c1192e3fd2" userProvider="AD" userName="LLINAS MARIMON, BRIAN"/>
        <t:Anchor>
          <t:Comment id="1241381247"/>
        </t:Anchor>
        <t:SetTitle title="@MARTINEZ SALCEDO, JOSEPH Add the link"/>
      </t:Event>
      <t:Event id="{328701A9-CADD-F249-9437-C726A89FC64E}" time="2024-04-03T17:32:18.622Z">
        <t:Attribution userId="S::bllin001@odu.edu::3be62561-6e38-4b95-87e2-68c1192e3fd2" userProvider="AD" userName="LLINAS MARIMON, BRIAN"/>
        <t:Progress percentComplete="100"/>
      </t:Event>
    </t:History>
  </t:Task>
  <t:Task id="{6B64E27F-78B5-4A40-AB7E-1E506B1BDD1B}">
    <t:Anchor>
      <t:Comment id="1112121659"/>
    </t:Anchor>
    <t:History>
      <t:Event id="{D3FA528B-7443-6045-87CA-40816B934327}" time="2024-03-29T18:37:18.795Z">
        <t:Attribution userId="S::bllin001@odu.edu::3be62561-6e38-4b95-87e2-68c1192e3fd2" userProvider="AD" userName="LLINAS MARIMON, BRIAN"/>
        <t:Anchor>
          <t:Comment id="1112121659"/>
        </t:Anchor>
        <t:Create/>
      </t:Event>
      <t:Event id="{54EB4226-2276-764F-B436-5202C2A8CAD6}" time="2024-03-29T18:37:18.795Z">
        <t:Attribution userId="S::bllin001@odu.edu::3be62561-6e38-4b95-87e2-68c1192e3fd2" userProvider="AD" userName="LLINAS MARIMON, BRIAN"/>
        <t:Anchor>
          <t:Comment id="1112121659"/>
        </t:Anchor>
        <t:Assign userId="S::jmart130@odu.edu::4d2c8988-b1c0-4e9d-83be-da9944182c7d" userProvider="AD" userName="MARTINEZ SALCEDO, JOSEPH"/>
      </t:Event>
      <t:Event id="{9D25FF36-CB83-0840-8DE5-8BB8AA0CBC57}" time="2024-03-29T18:37:18.795Z">
        <t:Attribution userId="S::bllin001@odu.edu::3be62561-6e38-4b95-87e2-68c1192e3fd2" userProvider="AD" userName="LLINAS MARIMON, BRIAN"/>
        <t:Anchor>
          <t:Comment id="1112121659"/>
        </t:Anchor>
        <t:SetTitle title="Check @MARTINEZ SALCEDO, JOSEPH"/>
      </t:Event>
      <t:Event id="{BFD01B2A-6CCC-4F77-A2FD-5D72363AF758}" time="2024-04-03T00:37:35.904Z">
        <t:Attribution userId="S::bllin001@odu.edu::3be62561-6e38-4b95-87e2-68c1192e3fd2" userProvider="AD" userName="BRIAN LLINAS MARIMON"/>
        <t:Progress percentComplete="100"/>
      </t:Event>
    </t:History>
  </t:Task>
  <t:Task id="{958531F1-67B5-D544-B46E-36EC34436CF9}">
    <t:Anchor>
      <t:Comment id="907190751"/>
    </t:Anchor>
    <t:History>
      <t:Event id="{BF077EC5-1F98-4D4F-A725-55F6F3BD4FDA}" time="2024-03-29T18:37:00.462Z">
        <t:Attribution userId="S::bllin001@odu.edu::3be62561-6e38-4b95-87e2-68c1192e3fd2" userProvider="AD" userName="LLINAS MARIMON, BRIAN"/>
        <t:Anchor>
          <t:Comment id="907190751"/>
        </t:Anchor>
        <t:Create/>
      </t:Event>
      <t:Event id="{23742788-9E5E-5C42-8764-5B6A63113A03}" time="2024-03-29T18:37:00.462Z">
        <t:Attribution userId="S::bllin001@odu.edu::3be62561-6e38-4b95-87e2-68c1192e3fd2" userProvider="AD" userName="LLINAS MARIMON, BRIAN"/>
        <t:Anchor>
          <t:Comment id="907190751"/>
        </t:Anchor>
        <t:Assign userId="S::jmart130@odu.edu::4d2c8988-b1c0-4e9d-83be-da9944182c7d" userProvider="AD" userName="MARTINEZ SALCEDO, JOSEPH"/>
      </t:Event>
      <t:Event id="{6B4DC43E-65BB-5249-94E4-605898D39902}" time="2024-03-29T18:37:00.462Z">
        <t:Attribution userId="S::bllin001@odu.edu::3be62561-6e38-4b95-87e2-68c1192e3fd2" userProvider="AD" userName="LLINAS MARIMON, BRIAN"/>
        <t:Anchor>
          <t:Comment id="907190751"/>
        </t:Anchor>
        <t:SetTitle title="Check @MARTINEZ SALCEDO, JOSEPH"/>
      </t:Event>
      <t:Event id="{325B7723-75DB-4B77-8F2A-6D24E8361CF1}" time="2024-04-03T00:37:32.26Z">
        <t:Attribution userId="S::bllin001@odu.edu::3be62561-6e38-4b95-87e2-68c1192e3fd2" userProvider="AD" userName="BRIAN LLINAS MARIMON"/>
        <t:Progress percentComplete="100"/>
      </t:Event>
    </t:History>
  </t:Task>
  <t:Task id="{E5740EB2-EDAD-5748-A733-AD71E38D42B5}">
    <t:Anchor>
      <t:Comment id="1683821158"/>
    </t:Anchor>
    <t:History>
      <t:Event id="{36993A5F-BBA4-7D44-BA0E-63E6B0F84A30}" time="2024-04-03T22:15:32.948Z">
        <t:Attribution userId="S::bllin001@odu.edu::3be62561-6e38-4b95-87e2-68c1192e3fd2" userProvider="AD" userName="LLINAS MARIMON, BRIAN"/>
        <t:Anchor>
          <t:Comment id="1683821158"/>
        </t:Anchor>
        <t:Create/>
      </t:Event>
      <t:Event id="{5F768C18-7DE7-CE47-8D7A-C2F80DDF6263}" time="2024-04-03T22:15:32.948Z">
        <t:Attribution userId="S::bllin001@odu.edu::3be62561-6e38-4b95-87e2-68c1192e3fd2" userProvider="AD" userName="LLINAS MARIMON, BRIAN"/>
        <t:Anchor>
          <t:Comment id="1683821158"/>
        </t:Anchor>
        <t:Assign userId="S::jmart130@odu.edu::4d2c8988-b1c0-4e9d-83be-da9944182c7d" userProvider="AD" userName="MARTINEZ SALCEDO, JOSEPH"/>
      </t:Event>
      <t:Event id="{84483776-9904-C84F-A9A2-AD1EF47DF73D}" time="2024-04-03T22:15:32.948Z">
        <t:Attribution userId="S::bllin001@odu.edu::3be62561-6e38-4b95-87e2-68c1192e3fd2" userProvider="AD" userName="LLINAS MARIMON, BRIAN"/>
        <t:Anchor>
          <t:Comment id="1683821158"/>
        </t:Anchor>
        <t:SetTitle title="@MARTINEZ SALCEDO, JOSEPH Here add the diagram we did on Friday and explanation on the process with the different measure variables"/>
      </t:Event>
    </t:History>
  </t:Task>
  <t:Task id="{2B0268C9-CA21-2E49-95BA-E3AD0E107E07}">
    <t:Anchor>
      <t:Comment id="1611023276"/>
    </t:Anchor>
    <t:History>
      <t:Event id="{71BBD55D-5AD3-194C-8865-4DB4B1B3A533}" time="2024-03-29T18:38:17.058Z">
        <t:Attribution userId="S::bllin001@odu.edu::3be62561-6e38-4b95-87e2-68c1192e3fd2" userProvider="AD" userName="LLINAS MARIMON, BRIAN"/>
        <t:Anchor>
          <t:Comment id="1611023276"/>
        </t:Anchor>
        <t:Create/>
      </t:Event>
      <t:Event id="{5FAA13EC-723A-064A-9E63-2FDCAB0EADA5}" time="2024-03-29T18:38:17.058Z">
        <t:Attribution userId="S::bllin001@odu.edu::3be62561-6e38-4b95-87e2-68c1192e3fd2" userProvider="AD" userName="LLINAS MARIMON, BRIAN"/>
        <t:Anchor>
          <t:Comment id="1611023276"/>
        </t:Anchor>
        <t:Assign userId="S::jmart130@odu.edu::4d2c8988-b1c0-4e9d-83be-da9944182c7d" userProvider="AD" userName="MARTINEZ SALCEDO, JOSEPH"/>
      </t:Event>
      <t:Event id="{7DFF9F4F-E4DD-9346-8C74-F0B48112D755}" time="2024-03-29T18:38:17.058Z">
        <t:Attribution userId="S::bllin001@odu.edu::3be62561-6e38-4b95-87e2-68c1192e3fd2" userProvider="AD" userName="LLINAS MARIMON, BRIAN"/>
        <t:Anchor>
          <t:Comment id="1611023276"/>
        </t:Anchor>
        <t:SetTitle title="Check @MARTINEZ SALCEDO, JOSEPH"/>
      </t:Event>
      <t:Event id="{2EE2AA9A-8351-4BCC-83AF-93EE5194B9D5}" time="2024-04-03T00:37:50.392Z">
        <t:Attribution userId="S::bllin001@odu.edu::3be62561-6e38-4b95-87e2-68c1192e3fd2" userProvider="AD" userName="BRIAN LLINAS MARIMON"/>
        <t:Progress percentComplete="100"/>
      </t:Event>
    </t:History>
  </t:Task>
  <t:Task id="{4166E09F-1667-594E-8D95-EDAA624A2B10}">
    <t:Anchor>
      <t:Comment id="1476937406"/>
    </t:Anchor>
    <t:History>
      <t:Event id="{3BA20B26-948A-FC4B-9536-64EF1F97A08F}" time="2024-04-04T14:30:20.762Z">
        <t:Attribution userId="S::bllin001@odu.edu::3be62561-6e38-4b95-87e2-68c1192e3fd2" userProvider="AD" userName="LLINAS MARIMON, BRIAN"/>
        <t:Anchor>
          <t:Comment id="1476937406"/>
        </t:Anchor>
        <t:Create/>
      </t:Event>
      <t:Event id="{A9605FD8-B806-D041-8C22-D43C0BC79B23}" time="2024-04-04T14:30:20.762Z">
        <t:Attribution userId="S::bllin001@odu.edu::3be62561-6e38-4b95-87e2-68c1192e3fd2" userProvider="AD" userName="LLINAS MARIMON, BRIAN"/>
        <t:Anchor>
          <t:Comment id="1476937406"/>
        </t:Anchor>
        <t:Assign userId="S::jbote001@odu.edu::17ff8fd0-69ce-42c2-bd43-01f0392e5fc8" userProvider="AD" userName="BOTELLO MALDONADO, JHON"/>
      </t:Event>
      <t:Event id="{430331CE-680E-034B-8289-D9B4651C8F5C}" time="2024-04-04T14:30:20.762Z">
        <t:Attribution userId="S::bllin001@odu.edu::3be62561-6e38-4b95-87e2-68c1192e3fd2" userProvider="AD" userName="LLINAS MARIMON, BRIAN"/>
        <t:Anchor>
          <t:Comment id="1476937406"/>
        </t:Anchor>
        <t:SetTitle title="Complete @BOTELLO MALDONADO, JHON"/>
      </t:Event>
    </t:History>
  </t:Task>
  <t:Task id="{5E80EE4E-8712-5F49-93D5-CB6F2EEA749E}">
    <t:Anchor>
      <t:Comment id="1837689515"/>
    </t:Anchor>
    <t:History>
      <t:Event id="{3D834B05-AC41-024C-9991-D503C1D91A20}" time="2024-03-29T18:36:02.347Z">
        <t:Attribution userId="S::bllin001@odu.edu::3be62561-6e38-4b95-87e2-68c1192e3fd2" userProvider="AD" userName="LLINAS MARIMON, BRIAN"/>
        <t:Anchor>
          <t:Comment id="1837689515"/>
        </t:Anchor>
        <t:Create/>
      </t:Event>
      <t:Event id="{F431D997-4622-154D-85C3-1D37A44F1336}" time="2024-03-29T18:36:02.347Z">
        <t:Attribution userId="S::bllin001@odu.edu::3be62561-6e38-4b95-87e2-68c1192e3fd2" userProvider="AD" userName="LLINAS MARIMON, BRIAN"/>
        <t:Anchor>
          <t:Comment id="1837689515"/>
        </t:Anchor>
        <t:Assign userId="S::jmart130@odu.edu::4d2c8988-b1c0-4e9d-83be-da9944182c7d" userProvider="AD" userName="MARTINEZ SALCEDO, JOSEPH"/>
      </t:Event>
      <t:Event id="{25A51747-78F2-CC44-A942-7892B2F44A97}" time="2024-03-29T18:36:02.347Z">
        <t:Attribution userId="S::bllin001@odu.edu::3be62561-6e38-4b95-87e2-68c1192e3fd2" userProvider="AD" userName="LLINAS MARIMON, BRIAN"/>
        <t:Anchor>
          <t:Comment id="1837689515"/>
        </t:Anchor>
        <t:SetTitle title="Check @MARTINEZ SALCEDO, JOSEPH"/>
      </t:Event>
      <t:Event id="{8B80B769-50FA-436B-B19C-33A03C2818AD}" time="2024-04-03T00:38:09.082Z">
        <t:Attribution userId="S::bllin001@odu.edu::3be62561-6e38-4b95-87e2-68c1192e3fd2" userProvider="AD" userName="BRIAN LLINAS MARIMON"/>
        <t:Progress percentComplete="100"/>
      </t:Event>
    </t:History>
  </t:Task>
</t:Task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5T13:23:37.225"/>
    </inkml:context>
    <inkml:brush xml:id="br0">
      <inkml:brushProperty name="width" value="0.05" units="cm"/>
      <inkml:brushProperty name="height" value="0.05" units="cm"/>
      <inkml:brushProperty name="color" value="#F79646"/>
    </inkml:brush>
  </inkml:definitions>
  <inkml:trace contextRef="#ctx0" brushRef="#br0">229 1 24575,'3'0'0,"0"1"0,0-1 0,0 1 0,0 0 0,-1 0 0,1 0 0,0 1 0,-1-1 0,1 1 0,-1-1 0,5 5 0,25 22 0,-31-27 0,7 8 0,0-1 0,-1 2 0,0-1 0,0 1 0,-1 0 0,0 0 0,5 14 0,-1 5 0,11 44 0,-16-51 0,44 194 0,-38-159 0,-3 0 0,2 92 0,-11 480 0,0-608 0,-1 0 0,0 0 0,-2 0 0,0 0 0,-12 31 0,-2-6 0,-29 54 0,46-97 0,0 0 0,-1-1 0,1 1 0,-1-1 0,0 1 0,1-1 0,-1 0 0,0 0 0,-1 0 0,1 0 0,0 0 0,-5 3 0,7-5 0,0 0 0,-1 0 0,1 0 0,0 0 0,-1 0 0,1 0 0,-1 0 0,1 0 0,0 0 0,-1 0 0,1 0 0,-1 0 0,1 0 0,0 0 0,-1 0 0,1 0 0,0-1 0,-1 1 0,1 0 0,0 0 0,-1 0 0,1 0 0,0-1 0,-1 1 0,1 0 0,0 0 0,-1-1 0,1 1 0,0 0 0,0-1 0,-1 0 0,-4-23 0,4-14 0,2 28 0,-1-1 0,0 1 0,-1-1 0,0 1 0,-1 0 0,0-1 0,0 1 0,-1 0 0,0 0 0,-9-16 0,-5 0-252,-26-30-1,34 44-607,-3-4-5966</inkml:trace>
  <inkml:trace contextRef="#ctx0" brushRef="#br0" timeOffset="699.33">349 1720 24575,'0'-6'0,"3"-3"0,6-1 0,6-2 0,9 0 0,8-1 0,8-2 0,12 3 0,6 0 0,6 0 0,3-1 0,-4 2 0,-12 0 0,-8 3 0,-9-1 0,-10 1-8191</inkml:trace>
  <inkml:trace contextRef="#ctx0" brushRef="#br0" timeOffset="1318.51">654 425 24575,'-2'0'0,"-4"3"0,-8 11 0,-10 13 0,-11 13 0,-13 15 0,-10 11 0,-2-1 0,0-3 0,0-5 0,4-6 0,5-8 0,7-5 0,8-9 0,3-5 0,5-3 0,8-6-8191</inkml:trace>
  <inkml:trace contextRef="#ctx0" brushRef="#br0" timeOffset="1903.98">1 684 24575,'1'-1'0,"1"0"0,0-1 0,0 1 0,0 1 0,0-1 0,0 0 0,0 1 0,0-1 0,1 1 0,-1-1 0,0 1 0,0 0 0,0 0 0,0 0 0,1 0 0,-1 0 0,0 1 0,0-1 0,3 1 0,40 15 0,163 101-30,21 9 145,-193-109-405,1-2 0,0-2 0,1-1 0,64 11 0,-86-20-6536</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5T13:23:02.422"/>
    </inkml:context>
    <inkml:brush xml:id="br0">
      <inkml:brushProperty name="width" value="0.05" units="cm"/>
      <inkml:brushProperty name="height" value="0.05" units="cm"/>
      <inkml:brushProperty name="color" value="#C0504D"/>
    </inkml:brush>
  </inkml:definitions>
  <inkml:trace contextRef="#ctx0" brushRef="#br0">608 1022 24575,'0'-484'0,"-1"471"0,0 0 0,-1 0 0,-1 0 0,0 1 0,-1-1 0,0 1 0,-1 0 0,0 0 0,-10-17 0,-5-2 0,0 0 0,-27-30 0,35 47 0,-1 1 0,0 0 0,-1 1 0,-1 1 0,0 0 0,0 1 0,-1 0 0,0 1 0,-1 1 0,1 0 0,-2 2 0,1 0 0,-1 1 0,-36-6 0,-6-3 17,36 8-478,-1 1 1,-31-3-1,43 7-6365</inkml:trace>
  <inkml:trace contextRef="#ctx0" brushRef="#br0" timeOffset="620.03">15 93 24575,'0'-2'0,"2"-2"0,4-1 0,4-4 0,4 0 0,4 0 0,2-2 0,2 1 0,2 0 0,-1 1 0,-2 2 0,-1 3 0,-2 1 0,1 2 0,1 1 0,-2 0 0,-3 1-8191</inkml:trace>
  <inkml:trace contextRef="#ctx0" brushRef="#br0" timeOffset="1396.49">1 170 24575,'54'36'0,"-2"-2"0,-42-27-80,1 0 0,-1 0-1,-1 1 1,0 1 0,0 0-1,0 0 1,-1 1 0,0-1-1,-1 2 1,0-1 0,-1 1 0,0 0-1,-1 1 1,0-1 0,-1 1-1,6 23 1,-7-22-6746</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3T13:27:42.315"/>
    </inkml:context>
    <inkml:brush xml:id="br0">
      <inkml:brushProperty name="width" value="0.05" units="cm"/>
      <inkml:brushProperty name="height" value="0.05" units="cm"/>
    </inkml:brush>
  </inkml:definitions>
  <inkml:trace contextRef="#ctx0" brushRef="#br0">1 1 22933,'6'5'0,"-3"-3"0,0 1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eaf8cdcd-629a-4941-a03d-a6c3fde55bf7" xsi:nil="true"/>
    <lcf76f155ced4ddcb4097134ff3c332f xmlns="95c6831b-bd24-4ef5-8684-2bab065d44e5">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ct:contentTypeSchema xmlns:ct="http://schemas.microsoft.com/office/2006/metadata/contentType" xmlns:ma="http://schemas.microsoft.com/office/2006/metadata/properties/metaAttributes" ct:_="" ma:_="" ma:contentTypeName="Document" ma:contentTypeID="0x010100931389FEB8E30C46846AFEF478C01429" ma:contentTypeVersion="18" ma:contentTypeDescription="Create a new document." ma:contentTypeScope="" ma:versionID="815bbd52b0d210c92282e917a5d181f3">
  <xsd:schema xmlns:xsd="http://www.w3.org/2001/XMLSchema" xmlns:xs="http://www.w3.org/2001/XMLSchema" xmlns:p="http://schemas.microsoft.com/office/2006/metadata/properties" xmlns:ns2="95c6831b-bd24-4ef5-8684-2bab065d44e5" xmlns:ns3="eaf8cdcd-629a-4941-a03d-a6c3fde55bf7" targetNamespace="http://schemas.microsoft.com/office/2006/metadata/properties" ma:root="true" ma:fieldsID="d2596ee952c6711e72358bb61dbba0bb" ns2:_="" ns3:_="">
    <xsd:import namespace="95c6831b-bd24-4ef5-8684-2bab065d44e5"/>
    <xsd:import namespace="eaf8cdcd-629a-4941-a03d-a6c3fde55bf7"/>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LengthInSeconds" minOccurs="0"/>
                <xsd:element ref="ns2:MediaServiceLocatio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5c6831b-bd24-4ef5-8684-2bab065d44e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Location" ma:index="20" nillable="true" ma:displayName="Location" ma:internalName="MediaServiceLocation" ma:readOnly="true">
      <xsd:simpleType>
        <xsd:restriction base="dms:Text"/>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cbca86da-3e5d-42d9-a6b4-28a5af269cfc"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af8cdcd-629a-4941-a03d-a6c3fde55bf7"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37b3f092-7ab7-404a-806f-b16f29faff3e}" ma:internalName="TaxCatchAll" ma:showField="CatchAllData" ma:web="eaf8cdcd-629a-4941-a03d-a6c3fde55bf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AA4FE4A-5896-44C4-A974-27CDEB603BB1}">
  <ds:schemaRefs>
    <ds:schemaRef ds:uri="http://schemas.microsoft.com/sharepoint/v3/contenttype/forms"/>
  </ds:schemaRefs>
</ds:datastoreItem>
</file>

<file path=customXml/itemProps2.xml><?xml version="1.0" encoding="utf-8"?>
<ds:datastoreItem xmlns:ds="http://schemas.openxmlformats.org/officeDocument/2006/customXml" ds:itemID="{7A5258B8-1168-487C-9493-F5D7233FB7DC}">
  <ds:schemaRefs>
    <ds:schemaRef ds:uri="http://purl.org/dc/terms/"/>
    <ds:schemaRef ds:uri="http://schemas.microsoft.com/office/2006/metadata/properties"/>
    <ds:schemaRef ds:uri="http://www.w3.org/XML/1998/namespace"/>
    <ds:schemaRef ds:uri="http://purl.org/dc/dcmitype/"/>
    <ds:schemaRef ds:uri="eaf8cdcd-629a-4941-a03d-a6c3fde55bf7"/>
    <ds:schemaRef ds:uri="http://schemas.microsoft.com/office/2006/documentManagement/types"/>
    <ds:schemaRef ds:uri="http://schemas.microsoft.com/office/infopath/2007/PartnerControls"/>
    <ds:schemaRef ds:uri="http://purl.org/dc/elements/1.1/"/>
    <ds:schemaRef ds:uri="http://schemas.openxmlformats.org/package/2006/metadata/core-properties"/>
    <ds:schemaRef ds:uri="95c6831b-bd24-4ef5-8684-2bab065d44e5"/>
  </ds:schemaRefs>
</ds:datastoreItem>
</file>

<file path=customXml/itemProps3.xml><?xml version="1.0" encoding="utf-8"?>
<ds:datastoreItem xmlns:ds="http://schemas.openxmlformats.org/officeDocument/2006/customXml" ds:itemID="{9AD021B1-93EA-4175-BB3F-9F2D92AC2841}">
  <ds:schemaRefs>
    <ds:schemaRef ds:uri="http://schemas.openxmlformats.org/officeDocument/2006/bibliography"/>
  </ds:schemaRefs>
</ds:datastoreItem>
</file>

<file path=customXml/itemProps4.xml><?xml version="1.0" encoding="utf-8"?>
<ds:datastoreItem xmlns:ds="http://schemas.openxmlformats.org/officeDocument/2006/customXml" ds:itemID="{09E7A9A8-485F-45CC-95E8-E1A04948B906}">
  <ds:schemaRefs>
    <ds:schemaRef ds:uri="http://schemas.openxmlformats.org/officeDocument/2006/bibliography"/>
  </ds:schemaRefs>
</ds:datastoreItem>
</file>

<file path=customXml/itemProps5.xml><?xml version="1.0" encoding="utf-8"?>
<ds:datastoreItem xmlns:ds="http://schemas.openxmlformats.org/officeDocument/2006/customXml" ds:itemID="{E1166D48-2D05-465C-BC5E-FA2663D1747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5c6831b-bd24-4ef5-8684-2bab065d44e5"/>
    <ds:schemaRef ds:uri="eaf8cdcd-629a-4941-a03d-a6c3fde55bf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WSC2024_WordTemplate (002)</Template>
  <TotalTime>1267</TotalTime>
  <Pages>20</Pages>
  <Words>17283</Words>
  <Characters>102144</Characters>
  <Application>Microsoft Office Word</Application>
  <DocSecurity>0</DocSecurity>
  <Lines>1571</Lines>
  <Paragraphs>510</Paragraphs>
  <ScaleCrop>false</ScaleCrop>
  <HeadingPairs>
    <vt:vector size="2" baseType="variant">
      <vt:variant>
        <vt:lpstr>Title</vt:lpstr>
      </vt:variant>
      <vt:variant>
        <vt:i4>1</vt:i4>
      </vt:variant>
    </vt:vector>
  </HeadingPairs>
  <TitlesOfParts>
    <vt:vector size="1" baseType="lpstr">
      <vt:lpstr>WSC' 22 Preparing Manuscripts</vt:lpstr>
    </vt:vector>
  </TitlesOfParts>
  <Company>Microsoft</Company>
  <LinksUpToDate>false</LinksUpToDate>
  <CharactersWithSpaces>118917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WSC' 22 Preparing Manuscripts</dc:title>
  <dc:subject>WSC '22 Proceedings</dc:subject>
  <dc:creator>Elizabeth Hood</dc:creator>
  <cp:keywords>WSC2022</cp:keywords>
  <dc:description/>
  <cp:lastModifiedBy>BOTELLO MALDONADO, JHON</cp:lastModifiedBy>
  <cp:revision>1131</cp:revision>
  <cp:lastPrinted>2024-02-03T19:08:00Z</cp:lastPrinted>
  <dcterms:created xsi:type="dcterms:W3CDTF">2024-02-08T05:06:00Z</dcterms:created>
  <dcterms:modified xsi:type="dcterms:W3CDTF">2024-04-19T22:01:00Z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EquationNumber2">
    <vt:lpwstr>(#E1)</vt:lpwstr>
  </property>
  <property fmtid="{D5CDD505-2E9C-101B-9397-08002B2CF9AE}" pid="5" name="ContentTypeId">
    <vt:lpwstr>0x010100931389FEB8E30C46846AFEF478C01429</vt:lpwstr>
  </property>
  <property fmtid="{D5CDD505-2E9C-101B-9397-08002B2CF9AE}" pid="6" name="GrammarlyDocumentId">
    <vt:lpwstr>22ba7524abdeb187d2d02229ea1eb818ae77dced5effe265a2b2236a3ca7ff97</vt:lpwstr>
  </property>
</Properties>
</file>